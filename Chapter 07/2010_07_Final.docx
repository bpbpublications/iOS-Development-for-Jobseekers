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675F0" w14:textId="392B011A" w:rsidR="00A640E1" w:rsidRDefault="00A640E1" w:rsidP="00A640E1">
      <w:pPr>
        <w:pStyle w:val="ChapterTitleNumberBPBHEB"/>
      </w:pPr>
      <w:r>
        <w:t xml:space="preserve">Chapter </w:t>
      </w:r>
      <w:r w:rsidR="005A2AA4">
        <w:t>7</w:t>
      </w:r>
    </w:p>
    <w:p w14:paraId="5C6482C0" w14:textId="17C1DAE7" w:rsidR="00D12E19" w:rsidRDefault="00A640E1" w:rsidP="00A640E1">
      <w:pPr>
        <w:pStyle w:val="ChapterTitleBPBHEB"/>
      </w:pPr>
      <w:r>
        <w:t>Project</w:t>
      </w:r>
      <w:r w:rsidR="00D30C8B">
        <w:t xml:space="preserve"> </w:t>
      </w:r>
      <w:r w:rsidR="005A2AA4">
        <w:t>2</w:t>
      </w:r>
      <w:r>
        <w:t xml:space="preserve">: </w:t>
      </w:r>
      <w:del w:id="0" w:author="Varun Jain" w:date="2024-12-04T19:58:00Z" w16du:dateUtc="2024-12-04T14:28:00Z">
        <w:r w:rsidR="005A2AA4" w:rsidDel="003F3B2D">
          <w:delText>Tip Calculator</w:delText>
        </w:r>
      </w:del>
      <w:ins w:id="1" w:author="Varun Jain" w:date="2024-12-04T19:58:00Z" w16du:dateUtc="2024-12-04T14:28:00Z">
        <w:r w:rsidR="003F3B2D">
          <w:t>Tip Calculator</w:t>
        </w:r>
      </w:ins>
    </w:p>
    <w:p w14:paraId="55B61794" w14:textId="77777777" w:rsidR="003F3B2D" w:rsidRPr="00754889" w:rsidRDefault="003F3B2D">
      <w:pPr>
        <w:pStyle w:val="NormalBPBHEB"/>
        <w:rPr>
          <w:ins w:id="2" w:author="Varun Jain" w:date="2024-12-04T19:54:00Z" w16du:dateUtc="2024-12-04T14:24:00Z"/>
        </w:rPr>
        <w:pPrChange w:id="3" w:author="Varun Jain" w:date="2024-12-04T19:54:00Z" w16du:dateUtc="2024-12-04T14:24:00Z">
          <w:pPr>
            <w:pStyle w:val="Heading1BPBHEB"/>
          </w:pPr>
        </w:pPrChange>
      </w:pPr>
    </w:p>
    <w:p w14:paraId="1D0FD507" w14:textId="00C6F5E2" w:rsidR="003F3B2D" w:rsidRDefault="00A640E1" w:rsidP="00AE6CD8">
      <w:pPr>
        <w:pStyle w:val="Heading1BPBHEB"/>
      </w:pPr>
      <w:r>
        <w:t>Introduction</w:t>
      </w:r>
    </w:p>
    <w:p w14:paraId="043BCB67" w14:textId="630F6B3A" w:rsidR="00A640E1" w:rsidRDefault="00AB770F" w:rsidP="00AE6CD8">
      <w:pPr>
        <w:pStyle w:val="NormalBPBHEB"/>
        <w:rPr>
          <w:ins w:id="4" w:author="Varun Jain" w:date="2024-12-04T19:57:00Z" w16du:dateUtc="2024-12-04T14:27:00Z"/>
        </w:rPr>
      </w:pPr>
      <w:r>
        <w:t xml:space="preserve">In this chapter, you will be introduced to creating a </w:t>
      </w:r>
      <w:del w:id="5" w:author="Varun Jain" w:date="2024-12-04T19:58:00Z" w16du:dateUtc="2024-12-04T14:28:00Z">
        <w:r w:rsidR="003F3B2D" w:rsidDel="003F3B2D">
          <w:delText>Tip Calculator</w:delText>
        </w:r>
      </w:del>
      <w:ins w:id="6" w:author="Varun Jain" w:date="2024-12-04T19:58:00Z" w16du:dateUtc="2024-12-04T14:28:00Z">
        <w:r w:rsidR="003F3B2D">
          <w:t>Tip Calculator</w:t>
        </w:r>
      </w:ins>
      <w:r>
        <w:t xml:space="preserve">. </w:t>
      </w:r>
      <w:r w:rsidR="00C66C36" w:rsidRPr="00C66C36">
        <w:t xml:space="preserve">A </w:t>
      </w:r>
      <w:del w:id="7" w:author="Varun Jain" w:date="2024-12-04T19:58:00Z" w16du:dateUtc="2024-12-04T14:28:00Z">
        <w:r w:rsidR="003F3B2D" w:rsidRPr="00C66C36" w:rsidDel="003F3B2D">
          <w:delText>Tip Calculator</w:delText>
        </w:r>
      </w:del>
      <w:ins w:id="8" w:author="Varun Jain" w:date="2024-12-04T19:58:00Z" w16du:dateUtc="2024-12-04T14:28:00Z">
        <w:r w:rsidR="003F3B2D">
          <w:t>Tip Calculator</w:t>
        </w:r>
      </w:ins>
      <w:r w:rsidR="003F3B2D" w:rsidRPr="00C66C36">
        <w:t xml:space="preserve"> </w:t>
      </w:r>
      <w:r w:rsidR="00C66C36" w:rsidRPr="00C66C36">
        <w:t xml:space="preserve">is a tool or app that helps you </w:t>
      </w:r>
      <w:r w:rsidR="009C5E25">
        <w:t>figure</w:t>
      </w:r>
      <w:r w:rsidR="00C66C36" w:rsidRPr="00C66C36">
        <w:t xml:space="preserve"> out how much tip to leave after having food at a restaurant. The tip amount varies depending on the country and cultural norms. In many countries, it is customary to leave a tip of around 15% to 20% of the total bill at restaurants. However, some places may have different tipping customs, and some people may choose to leave more or less than the usual percentage based on the quality of service or personal preferences. </w:t>
      </w:r>
      <w:r w:rsidR="008C29C8">
        <w:t>Also, w</w:t>
      </w:r>
      <w:r w:rsidR="00C66C36" w:rsidRPr="00C66C36">
        <w:t>hen dining in a group, it is common to split the total bill, including the tip, equally among all the individuals to ensure a fair distribution of expenses. T</w:t>
      </w:r>
      <w:ins w:id="9" w:author="Anahita" w:date="2024-12-11T14:59:00Z" w16du:dateUtc="2024-12-11T09:29:00Z">
        <w:r w:rsidR="00AE6CD8">
          <w:t>his method allows</w:t>
        </w:r>
      </w:ins>
      <w:del w:id="10" w:author="Anahita" w:date="2024-12-11T14:59:00Z" w16du:dateUtc="2024-12-11T09:29:00Z">
        <w:r w:rsidR="00C66C36" w:rsidRPr="00C66C36" w:rsidDel="00AE6CD8">
          <w:delText>his way</w:delText>
        </w:r>
      </w:del>
      <w:ins w:id="11" w:author="Anahita" w:date="2024-12-11T14:59:00Z" w16du:dateUtc="2024-12-11T09:29:00Z">
        <w:r w:rsidR="00AE6CD8">
          <w:t xml:space="preserve"> </w:t>
        </w:r>
      </w:ins>
      <w:del w:id="12" w:author="Anahita" w:date="2024-12-11T14:59:00Z" w16du:dateUtc="2024-12-11T09:29:00Z">
        <w:r w:rsidR="00C66C36" w:rsidRPr="00C66C36" w:rsidDel="00AE6CD8">
          <w:delText xml:space="preserve">, </w:delText>
        </w:r>
      </w:del>
      <w:r w:rsidR="00C66C36" w:rsidRPr="00C66C36">
        <w:t xml:space="preserve">everyone </w:t>
      </w:r>
      <w:del w:id="13" w:author="Anahita" w:date="2024-12-11T14:59:00Z" w16du:dateUtc="2024-12-11T09:29:00Z">
        <w:r w:rsidR="00C66C36" w:rsidRPr="00C66C36" w:rsidDel="00AE6CD8">
          <w:delText xml:space="preserve">contributes </w:delText>
        </w:r>
      </w:del>
      <w:ins w:id="14" w:author="Anahita" w:date="2024-12-11T14:59:00Z" w16du:dateUtc="2024-12-11T09:29:00Z">
        <w:r w:rsidR="00AE6CD8">
          <w:t>to contribute</w:t>
        </w:r>
        <w:r w:rsidR="00AE6CD8" w:rsidRPr="00C66C36">
          <w:t xml:space="preserve"> </w:t>
        </w:r>
      </w:ins>
      <w:r w:rsidR="00C66C36" w:rsidRPr="00C66C36">
        <w:t xml:space="preserve">their share, making it easier to handle the bill and the tip without any confusion or inconvenience. In this chapter, you will learn how to build a </w:t>
      </w:r>
      <w:del w:id="15" w:author="Varun Jain" w:date="2024-12-04T19:58:00Z" w16du:dateUtc="2024-12-04T14:28:00Z">
        <w:r w:rsidDel="003F3B2D">
          <w:delText>t</w:delText>
        </w:r>
        <w:r w:rsidR="00C66C36" w:rsidRPr="00C66C36" w:rsidDel="003F3B2D">
          <w:delText xml:space="preserve">ip </w:delText>
        </w:r>
        <w:r w:rsidDel="003F3B2D">
          <w:delText>c</w:delText>
        </w:r>
        <w:r w:rsidR="00C66C36" w:rsidRPr="00C66C36" w:rsidDel="003F3B2D">
          <w:delText>alculator</w:delText>
        </w:r>
      </w:del>
      <w:ins w:id="16" w:author="Varun Jain" w:date="2024-12-04T19:58:00Z" w16du:dateUtc="2024-12-04T14:28:00Z">
        <w:r w:rsidR="003F3B2D">
          <w:t>Tip Calculator</w:t>
        </w:r>
      </w:ins>
      <w:r w:rsidR="00C66C36" w:rsidRPr="00C66C36">
        <w:t xml:space="preserve"> </w:t>
      </w:r>
      <w:r w:rsidR="00E76BD1">
        <w:t>that will allow users to enter the bill amount, select the desired tip percentage,</w:t>
      </w:r>
      <w:r w:rsidR="00C66C36" w:rsidRPr="00C66C36">
        <w:t xml:space="preserve"> and the number of </w:t>
      </w:r>
      <w:r>
        <w:t>people</w:t>
      </w:r>
      <w:r w:rsidRPr="00C66C36">
        <w:t xml:space="preserve"> </w:t>
      </w:r>
      <w:r w:rsidR="00C66C36" w:rsidRPr="00C66C36">
        <w:t>who will split the bill</w:t>
      </w:r>
      <w:r>
        <w:t xml:space="preserve">. It will help you </w:t>
      </w:r>
      <w:r w:rsidR="00C66C36" w:rsidRPr="00C66C36">
        <w:t>instantly calculate the tip amount and the split amount for each user from the total bill amount.</w:t>
      </w:r>
    </w:p>
    <w:p w14:paraId="12CE59A7" w14:textId="77777777" w:rsidR="003F3B2D" w:rsidRDefault="003F3B2D" w:rsidP="00A640E1">
      <w:pPr>
        <w:pStyle w:val="NormalBPBHEB"/>
      </w:pPr>
    </w:p>
    <w:p w14:paraId="0C9DF9F2" w14:textId="6B65AC0F" w:rsidR="00203864" w:rsidRDefault="00CB43E8" w:rsidP="00E678AE">
      <w:pPr>
        <w:pStyle w:val="Heading1BPBHEB"/>
      </w:pPr>
      <w:r>
        <w:t>Structure</w:t>
      </w:r>
    </w:p>
    <w:p w14:paraId="020E21F5" w14:textId="77777777" w:rsidR="005C2B92" w:rsidRDefault="005C2B92" w:rsidP="005C2B92">
      <w:pPr>
        <w:pStyle w:val="NormalBPBHEB"/>
      </w:pPr>
      <w:r>
        <w:t>In this chapter, we will discuss the following topics:</w:t>
      </w:r>
    </w:p>
    <w:p w14:paraId="7B0499B6" w14:textId="56564A8C" w:rsidR="005C2B92" w:rsidRDefault="005C2B92" w:rsidP="002916E1">
      <w:pPr>
        <w:pStyle w:val="NormalBPBHEB"/>
        <w:numPr>
          <w:ilvl w:val="0"/>
          <w:numId w:val="23"/>
        </w:numPr>
      </w:pPr>
      <w:r>
        <w:t>Creating the layout</w:t>
      </w:r>
    </w:p>
    <w:p w14:paraId="7A89C896" w14:textId="4776CCE1" w:rsidR="005C2B92" w:rsidRDefault="005C2B92" w:rsidP="002916E1">
      <w:pPr>
        <w:pStyle w:val="NormalBPBHEB"/>
        <w:numPr>
          <w:ilvl w:val="0"/>
          <w:numId w:val="23"/>
        </w:numPr>
      </w:pPr>
      <w:r>
        <w:t>Creating the data entry section</w:t>
      </w:r>
    </w:p>
    <w:p w14:paraId="12E10ADF" w14:textId="5213E7CF" w:rsidR="005C2B92" w:rsidRDefault="004E3215" w:rsidP="002916E1">
      <w:pPr>
        <w:pStyle w:val="NormalBPBHEB"/>
        <w:numPr>
          <w:ilvl w:val="0"/>
          <w:numId w:val="23"/>
        </w:numPr>
      </w:pPr>
      <w:r>
        <w:t>Applying graphical design principles in UI design</w:t>
      </w:r>
    </w:p>
    <w:p w14:paraId="5E6AC189" w14:textId="6A560E59" w:rsidR="005C2B92" w:rsidRDefault="005C2B92" w:rsidP="002916E1">
      <w:pPr>
        <w:pStyle w:val="NormalBPBHEB"/>
        <w:numPr>
          <w:ilvl w:val="0"/>
          <w:numId w:val="23"/>
        </w:numPr>
        <w:rPr>
          <w:ins w:id="17" w:author="Varun Jain" w:date="2024-12-04T19:59:00Z" w16du:dateUtc="2024-12-04T14:29:00Z"/>
        </w:rPr>
      </w:pPr>
      <w:r>
        <w:t>Performing the calculation</w:t>
      </w:r>
    </w:p>
    <w:p w14:paraId="74E703B7" w14:textId="77777777" w:rsidR="001D4593" w:rsidRPr="001D4593" w:rsidRDefault="001D4593">
      <w:pPr>
        <w:pStyle w:val="NormalBPBHEB"/>
        <w:pPrChange w:id="18" w:author="Varun Jain" w:date="2024-12-04T19:59:00Z" w16du:dateUtc="2024-12-04T14:29:00Z">
          <w:pPr>
            <w:pStyle w:val="NormalBPBHEB"/>
            <w:numPr>
              <w:numId w:val="23"/>
            </w:numPr>
            <w:ind w:left="720" w:hanging="360"/>
          </w:pPr>
        </w:pPrChange>
      </w:pPr>
    </w:p>
    <w:p w14:paraId="6B6C8622" w14:textId="4205F760" w:rsidR="005C2B92" w:rsidRDefault="005C2B92" w:rsidP="00E678AE">
      <w:pPr>
        <w:pStyle w:val="Heading1BPBHEB"/>
      </w:pPr>
      <w:r>
        <w:t>Objectives</w:t>
      </w:r>
    </w:p>
    <w:p w14:paraId="1D00B851" w14:textId="3BB22553" w:rsidR="00E76BD1" w:rsidRDefault="0045543F" w:rsidP="00E678AE">
      <w:pPr>
        <w:pStyle w:val="NormalBPBHEB"/>
      </w:pPr>
      <w:r>
        <w:t>After reading this chapter, you will be able</w:t>
      </w:r>
      <w:r w:rsidR="00E76BD1">
        <w:t>:</w:t>
      </w:r>
    </w:p>
    <w:p w14:paraId="72A1C323" w14:textId="1E7E24BB" w:rsidR="00E76BD1" w:rsidRDefault="00E76BD1" w:rsidP="00327FA9">
      <w:pPr>
        <w:pStyle w:val="NormalBPBHEB"/>
        <w:numPr>
          <w:ilvl w:val="0"/>
          <w:numId w:val="55"/>
        </w:numPr>
      </w:pPr>
      <w:r>
        <w:lastRenderedPageBreak/>
        <w:t>T</w:t>
      </w:r>
      <w:r w:rsidR="0045543F">
        <w:t>o</w:t>
      </w:r>
      <w:r w:rsidR="00D30C8B">
        <w:t xml:space="preserve"> c</w:t>
      </w:r>
      <w:r w:rsidR="0045543F">
        <w:t>reate a complex</w:t>
      </w:r>
      <w:r>
        <w:t xml:space="preserve"> </w:t>
      </w:r>
      <w:del w:id="19" w:author="Varun Jain" w:date="2024-12-04T20:00:00Z" w16du:dateUtc="2024-12-04T14:30:00Z">
        <w:r w:rsidR="00B9579A" w:rsidRPr="001D4593" w:rsidDel="001D4593">
          <w:rPr>
            <w:rPrChange w:id="20" w:author="Varun Jain" w:date="2024-12-04T20:00:00Z" w16du:dateUtc="2024-12-04T14:30:00Z">
              <w:rPr>
                <w:b/>
                <w:bCs/>
              </w:rPr>
            </w:rPrChange>
          </w:rPr>
          <w:delText>User Interface</w:delText>
        </w:r>
        <w:r w:rsidR="00B9579A" w:rsidRPr="001D4593" w:rsidDel="001D4593">
          <w:delText xml:space="preserve"> (</w:delText>
        </w:r>
      </w:del>
      <w:r w:rsidR="0045543F" w:rsidRPr="001D4593">
        <w:rPr>
          <w:rPrChange w:id="21" w:author="Varun Jain" w:date="2024-12-04T20:00:00Z" w16du:dateUtc="2024-12-04T14:30:00Z">
            <w:rPr>
              <w:b/>
              <w:bCs/>
            </w:rPr>
          </w:rPrChange>
        </w:rPr>
        <w:t>UI</w:t>
      </w:r>
      <w:del w:id="22" w:author="Varun Jain" w:date="2024-12-04T20:00:00Z" w16du:dateUtc="2024-12-04T14:30:00Z">
        <w:r w:rsidR="00B9579A" w:rsidRPr="001D4593" w:rsidDel="001D4593">
          <w:delText>)</w:delText>
        </w:r>
      </w:del>
      <w:r w:rsidR="0045543F">
        <w:t xml:space="preserve"> layout using .NET MAUI controls such as </w:t>
      </w:r>
      <w:r w:rsidR="00D1210C">
        <w:t>G</w:t>
      </w:r>
      <w:r w:rsidR="0045543F">
        <w:t>rid,</w:t>
      </w:r>
      <w:r w:rsidR="00AC6200">
        <w:t xml:space="preserve"> Frame,</w:t>
      </w:r>
      <w:r w:rsidR="0045543F">
        <w:t xml:space="preserve"> </w:t>
      </w:r>
      <w:r w:rsidR="00D1210C">
        <w:t>V</w:t>
      </w:r>
      <w:r w:rsidR="0045543F">
        <w:t>ertical</w:t>
      </w:r>
      <w:r w:rsidR="00D1210C">
        <w:t>StackLayout</w:t>
      </w:r>
      <w:r w:rsidR="00947A94">
        <w:t>,</w:t>
      </w:r>
      <w:r w:rsidR="00AC6200">
        <w:t xml:space="preserve"> </w:t>
      </w:r>
      <w:r w:rsidR="0045543F">
        <w:t xml:space="preserve">and </w:t>
      </w:r>
      <w:r w:rsidR="00D1210C">
        <w:t>H</w:t>
      </w:r>
      <w:r w:rsidR="0045543F">
        <w:t>orizontal</w:t>
      </w:r>
      <w:r w:rsidR="00D1210C">
        <w:t>S</w:t>
      </w:r>
      <w:r w:rsidR="0045543F">
        <w:t>tack</w:t>
      </w:r>
      <w:r w:rsidR="00D1210C">
        <w:t>L</w:t>
      </w:r>
      <w:r w:rsidR="0045543F">
        <w:t>ayout</w:t>
      </w:r>
      <w:r w:rsidR="004C38AE">
        <w:t xml:space="preserve"> control</w:t>
      </w:r>
      <w:r w:rsidR="0045543F">
        <w:t>s</w:t>
      </w:r>
      <w:r w:rsidR="00D30C8B">
        <w:t>.</w:t>
      </w:r>
      <w:del w:id="23" w:author="Varun Jain" w:date="2024-12-04T20:00:00Z" w16du:dateUtc="2024-12-04T14:30:00Z">
        <w:r w:rsidR="00D30C8B" w:rsidDel="001D4593">
          <w:delText xml:space="preserve"> </w:delText>
        </w:r>
      </w:del>
    </w:p>
    <w:p w14:paraId="1302C925" w14:textId="7541000C" w:rsidR="00E76BD1" w:rsidRDefault="00D30C8B" w:rsidP="00327FA9">
      <w:pPr>
        <w:pStyle w:val="NormalBPBHEB"/>
        <w:numPr>
          <w:ilvl w:val="0"/>
          <w:numId w:val="55"/>
        </w:numPr>
      </w:pPr>
      <w:r>
        <w:t>You will also be able to d</w:t>
      </w:r>
      <w:r w:rsidR="0045543F">
        <w:t xml:space="preserve">evelop the </w:t>
      </w:r>
      <w:r w:rsidR="00327FA9">
        <w:t xml:space="preserve">UI </w:t>
      </w:r>
      <w:r w:rsidR="0045543F">
        <w:t>in XAML</w:t>
      </w:r>
      <w:r w:rsidR="00AB770F">
        <w:t>. Further, you will u</w:t>
      </w:r>
      <w:r w:rsidR="0045543F">
        <w:t>nderstand how to work with commonly used controls</w:t>
      </w:r>
      <w:ins w:id="24" w:author="Anahita" w:date="2024-12-11T15:00:00Z" w16du:dateUtc="2024-12-11T09:30:00Z">
        <w:r w:rsidR="00AE6CD8">
          <w:t>,</w:t>
        </w:r>
      </w:ins>
      <w:r w:rsidR="0045543F">
        <w:t xml:space="preserve"> including </w:t>
      </w:r>
      <w:r w:rsidR="004C38AE">
        <w:t>L</w:t>
      </w:r>
      <w:r w:rsidR="0045543F">
        <w:t xml:space="preserve">abel, </w:t>
      </w:r>
      <w:r w:rsidR="004C38AE">
        <w:t>E</w:t>
      </w:r>
      <w:r w:rsidR="0045543F">
        <w:t xml:space="preserve">ntry, </w:t>
      </w:r>
      <w:r w:rsidR="004C38AE">
        <w:t>S</w:t>
      </w:r>
      <w:r w:rsidR="0045543F">
        <w:t>lider</w:t>
      </w:r>
      <w:r w:rsidR="00E678AE">
        <w:t>,</w:t>
      </w:r>
      <w:r w:rsidR="0045543F">
        <w:t xml:space="preserve"> and </w:t>
      </w:r>
      <w:r w:rsidR="004C38AE">
        <w:t>B</w:t>
      </w:r>
      <w:r w:rsidR="0045543F">
        <w:t>utton</w:t>
      </w:r>
      <w:r w:rsidR="00AB770F">
        <w:t>.</w:t>
      </w:r>
      <w:del w:id="25" w:author="Varun Jain" w:date="2024-12-04T20:00:00Z" w16du:dateUtc="2024-12-04T14:30:00Z">
        <w:r w:rsidR="00AB770F" w:rsidDel="001D4593">
          <w:delText xml:space="preserve"> </w:delText>
        </w:r>
      </w:del>
    </w:p>
    <w:p w14:paraId="498F87BE" w14:textId="001FAB79" w:rsidR="0045543F" w:rsidRDefault="00E76BD1" w:rsidP="00327FA9">
      <w:pPr>
        <w:pStyle w:val="NormalBPBHEB"/>
        <w:numPr>
          <w:ilvl w:val="0"/>
          <w:numId w:val="55"/>
        </w:numPr>
        <w:rPr>
          <w:ins w:id="26" w:author="Varun Jain" w:date="2024-12-04T20:00:00Z" w16du:dateUtc="2024-12-04T14:30:00Z"/>
        </w:rPr>
      </w:pPr>
      <w:r>
        <w:t>Y</w:t>
      </w:r>
      <w:r w:rsidR="00AB770F">
        <w:t>ou will know how to i</w:t>
      </w:r>
      <w:r w:rsidR="00836CB1">
        <w:t>mplement the functionality to c</w:t>
      </w:r>
      <w:r w:rsidR="0045543F">
        <w:t xml:space="preserve">alculate the tip amount and split </w:t>
      </w:r>
      <w:ins w:id="27" w:author="Anahita" w:date="2024-12-11T15:00:00Z" w16du:dateUtc="2024-12-11T09:30:00Z">
        <w:r w:rsidR="00AE6CD8">
          <w:t xml:space="preserve">the </w:t>
        </w:r>
      </w:ins>
      <w:r w:rsidR="0045543F">
        <w:t>amount in C#</w:t>
      </w:r>
      <w:ins w:id="28" w:author="Varun Jain" w:date="2024-12-04T20:00:00Z" w16du:dateUtc="2024-12-04T14:30:00Z">
        <w:r w:rsidR="001D4593">
          <w:t>.</w:t>
        </w:r>
      </w:ins>
    </w:p>
    <w:p w14:paraId="0B0CDCB5" w14:textId="77777777" w:rsidR="001D4593" w:rsidRPr="001D4593" w:rsidRDefault="001D4593">
      <w:pPr>
        <w:pStyle w:val="NormalBPBHEB"/>
        <w:pPrChange w:id="29" w:author="Varun Jain" w:date="2024-12-04T20:00:00Z" w16du:dateUtc="2024-12-04T14:30:00Z">
          <w:pPr>
            <w:pStyle w:val="NormalBPBHEB"/>
            <w:numPr>
              <w:numId w:val="55"/>
            </w:numPr>
            <w:ind w:left="720" w:hanging="360"/>
          </w:pPr>
        </w:pPrChange>
      </w:pPr>
    </w:p>
    <w:p w14:paraId="14915D28" w14:textId="79EFF158" w:rsidR="00A640E1" w:rsidRDefault="00A640E1" w:rsidP="00E678AE">
      <w:pPr>
        <w:pStyle w:val="Heading1BPBHEB"/>
      </w:pPr>
      <w:r>
        <w:t>Creating the layout</w:t>
      </w:r>
    </w:p>
    <w:p w14:paraId="0B0262C9" w14:textId="33757287" w:rsidR="00D5045C" w:rsidRDefault="00D5045C" w:rsidP="00D30C8B">
      <w:pPr>
        <w:pStyle w:val="NormalBPBHEB"/>
      </w:pPr>
      <w:r>
        <w:t>Follow these steps to create a layout for the app:</w:t>
      </w:r>
    </w:p>
    <w:p w14:paraId="2188BFAF" w14:textId="7598BAF6" w:rsidR="005D42DD" w:rsidRDefault="00A640E1" w:rsidP="00E678AE">
      <w:pPr>
        <w:pStyle w:val="NormalBPBHEB"/>
        <w:numPr>
          <w:ilvl w:val="0"/>
          <w:numId w:val="42"/>
        </w:numPr>
      </w:pPr>
      <w:r>
        <w:t>Start Visual Studio.</w:t>
      </w:r>
    </w:p>
    <w:p w14:paraId="3172B6F0" w14:textId="49598B3A" w:rsidR="007B3FA8" w:rsidRDefault="00A640E1" w:rsidP="00E678AE">
      <w:pPr>
        <w:pStyle w:val="NormalBPBHEB"/>
        <w:numPr>
          <w:ilvl w:val="0"/>
          <w:numId w:val="42"/>
        </w:numPr>
        <w:rPr>
          <w:ins w:id="30" w:author="Varun Jain" w:date="2024-12-04T20:00:00Z" w16du:dateUtc="2024-12-04T14:30:00Z"/>
        </w:rPr>
      </w:pPr>
      <w:r>
        <w:t xml:space="preserve">In the dialog that appears, select the option: </w:t>
      </w:r>
      <w:r w:rsidRPr="001D4593">
        <w:rPr>
          <w:b/>
          <w:bCs/>
          <w:rPrChange w:id="31" w:author="Varun Jain" w:date="2024-12-04T20:00:00Z" w16du:dateUtc="2024-12-04T14:30:00Z">
            <w:rPr/>
          </w:rPrChange>
        </w:rPr>
        <w:t>Create a new project</w:t>
      </w:r>
      <w:ins w:id="32" w:author="Anahita" w:date="2024-12-11T15:03:00Z" w16du:dateUtc="2024-12-11T09:33:00Z">
        <w:r w:rsidR="00AE6CD8">
          <w:rPr>
            <w:b/>
            <w:bCs/>
          </w:rPr>
          <w:t>,</w:t>
        </w:r>
      </w:ins>
      <w:r w:rsidR="005D42DD">
        <w:t xml:space="preserve"> as shown in </w:t>
      </w:r>
      <w:r w:rsidR="00D30C8B" w:rsidRPr="00E678AE">
        <w:rPr>
          <w:i/>
          <w:iCs/>
        </w:rPr>
        <w:t xml:space="preserve">Figure </w:t>
      </w:r>
      <w:del w:id="33" w:author="Varun Jain" w:date="2024-12-04T20:00:00Z" w16du:dateUtc="2024-12-04T14:30:00Z">
        <w:r w:rsidR="005D42DD" w:rsidRPr="00E678AE" w:rsidDel="001D4593">
          <w:rPr>
            <w:i/>
            <w:iCs/>
          </w:rPr>
          <w:delText xml:space="preserve"> </w:delText>
        </w:r>
      </w:del>
      <w:r w:rsidR="005D42DD" w:rsidRPr="00E678AE">
        <w:rPr>
          <w:i/>
          <w:iCs/>
        </w:rPr>
        <w:t>7.1</w:t>
      </w:r>
      <w:r w:rsidR="00D30C8B">
        <w:t>:</w:t>
      </w:r>
    </w:p>
    <w:p w14:paraId="1EA9C951" w14:textId="77777777" w:rsidR="001D4593" w:rsidRPr="001D4593" w:rsidRDefault="001D4593">
      <w:pPr>
        <w:pStyle w:val="NormalBPBHEB"/>
        <w:pPrChange w:id="34" w:author="Varun Jain" w:date="2024-12-04T20:00:00Z" w16du:dateUtc="2024-12-04T14:30:00Z">
          <w:pPr>
            <w:pStyle w:val="NormalBPBHEB"/>
            <w:numPr>
              <w:numId w:val="42"/>
            </w:numPr>
            <w:ind w:left="720" w:hanging="360"/>
          </w:pPr>
        </w:pPrChange>
      </w:pPr>
    </w:p>
    <w:p w14:paraId="4AAB8E5D" w14:textId="77777777" w:rsidR="0099726C" w:rsidRDefault="0099726C" w:rsidP="00E678AE">
      <w:pPr>
        <w:pStyle w:val="FigureBPBHEB"/>
      </w:pPr>
      <w:r w:rsidRPr="0099726C">
        <w:rPr>
          <w:noProof/>
        </w:rPr>
        <w:drawing>
          <wp:inline distT="0" distB="0" distL="0" distR="0" wp14:anchorId="49C556EB" wp14:editId="648B7250">
            <wp:extent cx="5731510" cy="4658995"/>
            <wp:effectExtent l="0" t="0" r="2540" b="8255"/>
            <wp:docPr id="5" name="Picture 4">
              <a:extLst xmlns:a="http://schemas.openxmlformats.org/drawingml/2006/main">
                <a:ext uri="{FF2B5EF4-FFF2-40B4-BE49-F238E27FC236}">
                  <a16:creationId xmlns:a16="http://schemas.microsoft.com/office/drawing/2014/main" id="{D589C1BB-1192-2524-A929-470774E70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89C1BB-1192-2524-A929-470774E70CB6}"/>
                        </a:ext>
                      </a:extLst>
                    </pic:cNvPr>
                    <pic:cNvPicPr>
                      <a:picLocks noChangeAspect="1"/>
                    </pic:cNvPicPr>
                  </pic:nvPicPr>
                  <pic:blipFill>
                    <a:blip r:embed="rId9"/>
                    <a:stretch>
                      <a:fillRect/>
                    </a:stretch>
                  </pic:blipFill>
                  <pic:spPr>
                    <a:xfrm>
                      <a:off x="0" y="0"/>
                      <a:ext cx="5731510" cy="4658995"/>
                    </a:xfrm>
                    <a:prstGeom prst="rect">
                      <a:avLst/>
                    </a:prstGeom>
                  </pic:spPr>
                </pic:pic>
              </a:graphicData>
            </a:graphic>
          </wp:inline>
        </w:drawing>
      </w:r>
    </w:p>
    <w:p w14:paraId="32815EA7" w14:textId="25A8CE2D" w:rsidR="0099726C" w:rsidRDefault="0099726C" w:rsidP="00D30C8B">
      <w:pPr>
        <w:pStyle w:val="FigureCaptionBPBHEB"/>
      </w:pPr>
      <w:r w:rsidRPr="00327FA9">
        <w:rPr>
          <w:b/>
          <w:bCs w:val="0"/>
        </w:rPr>
        <w:t xml:space="preserve">Figure </w:t>
      </w:r>
      <w:r w:rsidR="00F56754" w:rsidRPr="00327FA9">
        <w:rPr>
          <w:b/>
          <w:bCs w:val="0"/>
        </w:rPr>
        <w:t>7.1</w:t>
      </w:r>
      <w:r w:rsidR="00034A08" w:rsidRPr="001D4593">
        <w:rPr>
          <w:rPrChange w:id="35" w:author="Varun Jain" w:date="2024-12-04T20:00:00Z" w16du:dateUtc="2024-12-04T14:30:00Z">
            <w:rPr>
              <w:b/>
              <w:bCs w:val="0"/>
            </w:rPr>
          </w:rPrChange>
        </w:rPr>
        <w:t>:</w:t>
      </w:r>
      <w:r w:rsidR="00034A08">
        <w:t xml:space="preserve"> </w:t>
      </w:r>
      <w:r>
        <w:t>Creating a new project in Visual Studio</w:t>
      </w:r>
    </w:p>
    <w:p w14:paraId="2AB09A72" w14:textId="77777777" w:rsidR="00D30C8B" w:rsidRDefault="00D30C8B" w:rsidP="00E678AE">
      <w:pPr>
        <w:pStyle w:val="NormalBPBHEB"/>
      </w:pPr>
    </w:p>
    <w:p w14:paraId="674BE2C4" w14:textId="74F2D4F8" w:rsidR="00D53CAC" w:rsidRDefault="00D53CAC" w:rsidP="00E678AE">
      <w:pPr>
        <w:pStyle w:val="NormalBPBHEB"/>
        <w:numPr>
          <w:ilvl w:val="0"/>
          <w:numId w:val="42"/>
        </w:numPr>
        <w:rPr>
          <w:ins w:id="36" w:author="Varun Jain" w:date="2024-12-04T20:01:00Z" w16du:dateUtc="2024-12-04T14:31:00Z"/>
        </w:rPr>
      </w:pPr>
      <w:r w:rsidRPr="00D53CAC">
        <w:t>Select the programming language as C# and MAUI project to view the MAUI project templates</w:t>
      </w:r>
      <w:r w:rsidR="00034A08">
        <w:t>,</w:t>
      </w:r>
      <w:r w:rsidRPr="00D53CAC">
        <w:t xml:space="preserve"> as shown in </w:t>
      </w:r>
      <w:r w:rsidR="00D30C8B" w:rsidRPr="00E678AE">
        <w:rPr>
          <w:i/>
          <w:iCs/>
        </w:rPr>
        <w:t xml:space="preserve">Figure </w:t>
      </w:r>
      <w:r w:rsidRPr="00E678AE">
        <w:rPr>
          <w:i/>
          <w:iCs/>
        </w:rPr>
        <w:t>7.2</w:t>
      </w:r>
      <w:r w:rsidR="00AB770F">
        <w:t>:</w:t>
      </w:r>
    </w:p>
    <w:p w14:paraId="6B656A08" w14:textId="77777777" w:rsidR="001D4593" w:rsidRPr="001D4593" w:rsidRDefault="001D4593">
      <w:pPr>
        <w:pStyle w:val="NormalBPBHEB"/>
        <w:pPrChange w:id="37" w:author="Varun Jain" w:date="2024-12-04T20:01:00Z" w16du:dateUtc="2024-12-04T14:31:00Z">
          <w:pPr>
            <w:pStyle w:val="NormalBPBHEB"/>
            <w:numPr>
              <w:numId w:val="42"/>
            </w:numPr>
            <w:ind w:left="720" w:hanging="360"/>
          </w:pPr>
        </w:pPrChange>
      </w:pPr>
    </w:p>
    <w:p w14:paraId="3194BAB0" w14:textId="77777777" w:rsidR="00F56754" w:rsidRDefault="00F56754" w:rsidP="00E678AE">
      <w:pPr>
        <w:pStyle w:val="FigureBPBHEB"/>
      </w:pPr>
      <w:r w:rsidRPr="00F56754">
        <w:rPr>
          <w:noProof/>
        </w:rPr>
        <w:drawing>
          <wp:inline distT="0" distB="0" distL="0" distR="0" wp14:anchorId="5B605658" wp14:editId="2A513E35">
            <wp:extent cx="5731510" cy="4658995"/>
            <wp:effectExtent l="0" t="0" r="2540" b="8255"/>
            <wp:docPr id="6" name="Picture 5">
              <a:extLst xmlns:a="http://schemas.openxmlformats.org/drawingml/2006/main">
                <a:ext uri="{FF2B5EF4-FFF2-40B4-BE49-F238E27FC236}">
                  <a16:creationId xmlns:a16="http://schemas.microsoft.com/office/drawing/2014/main" id="{03187F54-7288-11CF-7F6A-84569AF72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3187F54-7288-11CF-7F6A-84569AF7225B}"/>
                        </a:ext>
                      </a:extLst>
                    </pic:cNvPr>
                    <pic:cNvPicPr>
                      <a:picLocks noChangeAspect="1"/>
                    </pic:cNvPicPr>
                  </pic:nvPicPr>
                  <pic:blipFill>
                    <a:blip r:embed="rId10"/>
                    <a:stretch>
                      <a:fillRect/>
                    </a:stretch>
                  </pic:blipFill>
                  <pic:spPr>
                    <a:xfrm>
                      <a:off x="0" y="0"/>
                      <a:ext cx="5731510" cy="4658995"/>
                    </a:xfrm>
                    <a:prstGeom prst="rect">
                      <a:avLst/>
                    </a:prstGeom>
                  </pic:spPr>
                </pic:pic>
              </a:graphicData>
            </a:graphic>
          </wp:inline>
        </w:drawing>
      </w:r>
    </w:p>
    <w:p w14:paraId="1796B1FA" w14:textId="284599EA" w:rsidR="00F56754" w:rsidRPr="00D53CAC" w:rsidRDefault="00F56754" w:rsidP="00E678AE">
      <w:pPr>
        <w:pStyle w:val="FigureCaptionBPBHEB"/>
      </w:pPr>
      <w:r w:rsidRPr="00327FA9">
        <w:rPr>
          <w:b/>
          <w:bCs w:val="0"/>
        </w:rPr>
        <w:t>Figure 7.2</w:t>
      </w:r>
      <w:r w:rsidR="00AB770F" w:rsidRPr="001D4593">
        <w:rPr>
          <w:rPrChange w:id="38" w:author="Varun Jain" w:date="2024-12-04T20:01:00Z" w16du:dateUtc="2024-12-04T14:31:00Z">
            <w:rPr>
              <w:b/>
              <w:bCs w:val="0"/>
            </w:rPr>
          </w:rPrChange>
        </w:rPr>
        <w:t>:</w:t>
      </w:r>
      <w:r>
        <w:t xml:space="preserve"> Selecting .NET MAUI project template</w:t>
      </w:r>
    </w:p>
    <w:p w14:paraId="7CD91AE4" w14:textId="77777777" w:rsidR="00AB770F" w:rsidRPr="001D4593" w:rsidRDefault="00AB770F" w:rsidP="001D4593">
      <w:pPr>
        <w:pStyle w:val="NormalBPBHEB"/>
      </w:pPr>
    </w:p>
    <w:p w14:paraId="34C549ED" w14:textId="38D274D6" w:rsidR="00D53CAC" w:rsidRDefault="00753C99" w:rsidP="00E678AE">
      <w:pPr>
        <w:pStyle w:val="NormalBPBHEB"/>
        <w:numPr>
          <w:ilvl w:val="0"/>
          <w:numId w:val="42"/>
        </w:numPr>
      </w:pPr>
      <w:r>
        <w:t xml:space="preserve">Select </w:t>
      </w:r>
      <w:r w:rsidRPr="001D4593">
        <w:rPr>
          <w:b/>
          <w:bCs/>
          <w:rPrChange w:id="39" w:author="Varun Jain" w:date="2024-12-04T20:01:00Z" w16du:dateUtc="2024-12-04T14:31:00Z">
            <w:rPr/>
          </w:rPrChange>
        </w:rPr>
        <w:t>.NET MAUI App</w:t>
      </w:r>
      <w:r>
        <w:t xml:space="preserve"> and click on </w:t>
      </w:r>
      <w:r w:rsidRPr="001D4593">
        <w:rPr>
          <w:b/>
          <w:bCs/>
          <w:rPrChange w:id="40" w:author="Varun Jain" w:date="2024-12-04T20:01:00Z" w16du:dateUtc="2024-12-04T14:31:00Z">
            <w:rPr/>
          </w:rPrChange>
        </w:rPr>
        <w:t>Next</w:t>
      </w:r>
      <w:r>
        <w:t>.</w:t>
      </w:r>
    </w:p>
    <w:p w14:paraId="33C64D6C" w14:textId="1AAA090E" w:rsidR="00AB770F" w:rsidRDefault="00753C99" w:rsidP="00AB770F">
      <w:pPr>
        <w:pStyle w:val="NormalBPBHEB"/>
        <w:numPr>
          <w:ilvl w:val="0"/>
          <w:numId w:val="42"/>
        </w:numPr>
      </w:pPr>
      <w:r>
        <w:t xml:space="preserve">Enter the Project </w:t>
      </w:r>
      <w:ins w:id="41" w:author="Varun Jain" w:date="2024-12-04T20:01:00Z" w16du:dateUtc="2024-12-04T14:31:00Z">
        <w:r w:rsidR="001D4593">
          <w:t>n</w:t>
        </w:r>
      </w:ins>
      <w:del w:id="42" w:author="Varun Jain" w:date="2024-12-04T20:01:00Z" w16du:dateUtc="2024-12-04T14:31:00Z">
        <w:r w:rsidDel="001D4593">
          <w:delText>N</w:delText>
        </w:r>
      </w:del>
      <w:r>
        <w:t xml:space="preserve">ame as </w:t>
      </w:r>
      <w:r w:rsidRPr="001D4593">
        <w:rPr>
          <w:rFonts w:ascii="Consolas" w:hAnsi="Consolas"/>
          <w:b/>
          <w:sz w:val="20"/>
          <w:szCs w:val="20"/>
          <w:rPrChange w:id="43" w:author="Varun Jain" w:date="2024-12-04T20:01:00Z" w16du:dateUtc="2024-12-04T14:31:00Z">
            <w:rPr>
              <w:b/>
              <w:bCs/>
            </w:rPr>
          </w:rPrChange>
        </w:rPr>
        <w:t>TipCalculator</w:t>
      </w:r>
      <w:r>
        <w:t>.</w:t>
      </w:r>
      <w:del w:id="44" w:author="Varun Jain" w:date="2024-12-04T20:01:00Z" w16du:dateUtc="2024-12-04T14:31:00Z">
        <w:r w:rsidR="00EB0208" w:rsidDel="001D4593">
          <w:delText xml:space="preserve"> </w:delText>
        </w:r>
      </w:del>
    </w:p>
    <w:p w14:paraId="61358FFE" w14:textId="6A930F39" w:rsidR="00EB0208" w:rsidRDefault="00EB0208" w:rsidP="00E678AE">
      <w:pPr>
        <w:pStyle w:val="NormalBPBHEB"/>
        <w:numPr>
          <w:ilvl w:val="0"/>
          <w:numId w:val="42"/>
        </w:numPr>
        <w:rPr>
          <w:ins w:id="45" w:author="Varun Jain" w:date="2024-12-04T20:01:00Z" w16du:dateUtc="2024-12-04T14:31:00Z"/>
        </w:rPr>
      </w:pPr>
      <w:r>
        <w:t xml:space="preserve">Select the preferred destination folder or leave it with the default setting as shown in </w:t>
      </w:r>
      <w:r w:rsidR="00D30C8B" w:rsidRPr="00E678AE">
        <w:rPr>
          <w:i/>
          <w:iCs/>
        </w:rPr>
        <w:t xml:space="preserve">Figure </w:t>
      </w:r>
      <w:r w:rsidRPr="00E678AE">
        <w:rPr>
          <w:i/>
          <w:iCs/>
        </w:rPr>
        <w:t>7.3</w:t>
      </w:r>
      <w:r w:rsidR="00AB770F">
        <w:t>:</w:t>
      </w:r>
    </w:p>
    <w:p w14:paraId="0442011F" w14:textId="07F36DE7" w:rsidR="001D32A2" w:rsidRPr="001D32A2" w:rsidRDefault="001D32A2" w:rsidP="001D32A2">
      <w:pPr>
        <w:pStyle w:val="NormalBPBHEB"/>
        <w:rPr>
          <w:ins w:id="46" w:author="Anahita" w:date="2024-12-12T14:57:00Z"/>
          <w:lang w:val="en-IN"/>
        </w:rPr>
      </w:pPr>
      <w:ins w:id="47" w:author="Anahita" w:date="2024-12-12T14:57:00Z">
        <w:r w:rsidRPr="001D32A2">
          <w:rPr>
            <w:lang w:val="en-IN"/>
          </w:rPr>
          <w:lastRenderedPageBreak/>
          <w:drawing>
            <wp:inline distT="0" distB="0" distL="0" distR="0" wp14:anchorId="19058813" wp14:editId="0AFF873A">
              <wp:extent cx="5731510" cy="4657725"/>
              <wp:effectExtent l="0" t="0" r="2540" b="9525"/>
              <wp:docPr id="793794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57725"/>
                      </a:xfrm>
                      <a:prstGeom prst="rect">
                        <a:avLst/>
                      </a:prstGeom>
                      <a:noFill/>
                      <a:ln>
                        <a:noFill/>
                      </a:ln>
                    </pic:spPr>
                  </pic:pic>
                </a:graphicData>
              </a:graphic>
            </wp:inline>
          </w:drawing>
        </w:r>
      </w:ins>
    </w:p>
    <w:p w14:paraId="1CF38DCC" w14:textId="6D491AF4" w:rsidR="001D32A2" w:rsidRPr="001D4593" w:rsidDel="001D32A2" w:rsidRDefault="001D32A2">
      <w:pPr>
        <w:pStyle w:val="NormalBPBHEB"/>
        <w:rPr>
          <w:del w:id="48" w:author="Anahita" w:date="2024-12-12T14:58:00Z" w16du:dateUtc="2024-12-12T09:28:00Z"/>
        </w:rPr>
        <w:pPrChange w:id="49" w:author="Varun Jain" w:date="2024-12-04T20:01:00Z" w16du:dateUtc="2024-12-04T14:31:00Z">
          <w:pPr>
            <w:pStyle w:val="NormalBPBHEB"/>
            <w:numPr>
              <w:numId w:val="42"/>
            </w:numPr>
            <w:ind w:left="720" w:hanging="360"/>
          </w:pPr>
        </w:pPrChange>
      </w:pPr>
    </w:p>
    <w:p w14:paraId="41F11462" w14:textId="0479CCC4" w:rsidR="00A80EF4" w:rsidDel="001D32A2" w:rsidRDefault="00A80EF4" w:rsidP="00E678AE">
      <w:pPr>
        <w:pStyle w:val="FigureBPBHEB"/>
        <w:rPr>
          <w:del w:id="50" w:author="Anahita" w:date="2024-12-12T14:58:00Z" w16du:dateUtc="2024-12-12T09:28:00Z"/>
        </w:rPr>
      </w:pPr>
      <w:del w:id="51" w:author="Anahita" w:date="2024-12-12T14:57:00Z" w16du:dateUtc="2024-12-12T09:27:00Z">
        <w:r w:rsidRPr="00A80EF4" w:rsidDel="001D32A2">
          <w:rPr>
            <w:noProof/>
          </w:rPr>
          <w:drawing>
            <wp:inline distT="0" distB="0" distL="0" distR="0" wp14:anchorId="7E35A881" wp14:editId="09EC85E9">
              <wp:extent cx="5731510" cy="4658995"/>
              <wp:effectExtent l="0" t="0" r="2540" b="8255"/>
              <wp:docPr id="1" name="Picture 1">
                <a:extLst xmlns:a="http://schemas.openxmlformats.org/drawingml/2006/main">
                  <a:ext uri="{FF2B5EF4-FFF2-40B4-BE49-F238E27FC236}">
                    <a16:creationId xmlns:a16="http://schemas.microsoft.com/office/drawing/2014/main" id="{03187F54-7288-11CF-7F6A-84569AF72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3187F54-7288-11CF-7F6A-84569AF7225B}"/>
                          </a:ext>
                        </a:extLst>
                      </pic:cNvPr>
                      <pic:cNvPicPr>
                        <a:picLocks noChangeAspect="1"/>
                      </pic:cNvPicPr>
                    </pic:nvPicPr>
                    <pic:blipFill>
                      <a:blip r:embed="rId10"/>
                      <a:stretch>
                        <a:fillRect/>
                      </a:stretch>
                    </pic:blipFill>
                    <pic:spPr>
                      <a:xfrm>
                        <a:off x="0" y="0"/>
                        <a:ext cx="5731510" cy="4658995"/>
                      </a:xfrm>
                      <a:prstGeom prst="rect">
                        <a:avLst/>
                      </a:prstGeom>
                    </pic:spPr>
                  </pic:pic>
                </a:graphicData>
              </a:graphic>
            </wp:inline>
          </w:drawing>
        </w:r>
      </w:del>
    </w:p>
    <w:p w14:paraId="6486D827" w14:textId="12A180FF" w:rsidR="00EB0208" w:rsidRDefault="00A80EF4" w:rsidP="001D32A2">
      <w:pPr>
        <w:pStyle w:val="FigureBPBHEB"/>
        <w:pPrChange w:id="52" w:author="Anahita" w:date="2024-12-12T14:58:00Z" w16du:dateUtc="2024-12-12T09:28:00Z">
          <w:pPr>
            <w:pStyle w:val="FigureCaptionBPBHEB"/>
          </w:pPr>
        </w:pPrChange>
      </w:pPr>
      <w:r w:rsidRPr="00327FA9">
        <w:rPr>
          <w:b/>
        </w:rPr>
        <w:t xml:space="preserve">Figure </w:t>
      </w:r>
      <w:r w:rsidR="00D01923" w:rsidRPr="00327FA9">
        <w:rPr>
          <w:b/>
        </w:rPr>
        <w:t>7.3</w:t>
      </w:r>
      <w:r w:rsidR="00AB770F" w:rsidRPr="001D4593">
        <w:rPr>
          <w:bCs/>
          <w:rPrChange w:id="53" w:author="Varun Jain" w:date="2024-12-04T20:01:00Z" w16du:dateUtc="2024-12-04T14:31:00Z">
            <w:rPr>
              <w:b/>
              <w:bCs w:val="0"/>
            </w:rPr>
          </w:rPrChange>
        </w:rPr>
        <w:t>:</w:t>
      </w:r>
      <w:r>
        <w:t xml:space="preserve"> Configure your </w:t>
      </w:r>
      <w:r w:rsidR="00D01923">
        <w:t>project</w:t>
      </w:r>
    </w:p>
    <w:p w14:paraId="19993556" w14:textId="77777777" w:rsidR="00AB770F" w:rsidRPr="001D4593" w:rsidRDefault="00AB770F" w:rsidP="001D4593">
      <w:pPr>
        <w:pStyle w:val="NormalBPBHEB"/>
      </w:pPr>
    </w:p>
    <w:p w14:paraId="79104B9E" w14:textId="7AEF722A" w:rsidR="00753C99" w:rsidRDefault="00A86587" w:rsidP="00E678AE">
      <w:pPr>
        <w:pStyle w:val="NormalBPBHEB"/>
        <w:numPr>
          <w:ilvl w:val="0"/>
          <w:numId w:val="42"/>
        </w:numPr>
        <w:rPr>
          <w:ins w:id="54" w:author="Varun Jain" w:date="2024-12-04T20:02:00Z" w16du:dateUtc="2024-12-04T14:32:00Z"/>
        </w:rPr>
      </w:pPr>
      <w:r>
        <w:t xml:space="preserve">You can choose the latest </w:t>
      </w:r>
      <w:r w:rsidRPr="001D4593">
        <w:rPr>
          <w:b/>
          <w:bCs/>
          <w:rPrChange w:id="55" w:author="Varun Jain" w:date="2024-12-04T20:02:00Z" w16du:dateUtc="2024-12-04T14:32:00Z">
            <w:rPr/>
          </w:rPrChange>
        </w:rPr>
        <w:t>Framework</w:t>
      </w:r>
      <w:r>
        <w:t xml:space="preserve"> version</w:t>
      </w:r>
      <w:r w:rsidR="00323EA1">
        <w:t>,</w:t>
      </w:r>
      <w:r>
        <w:t xml:space="preserve"> which is displayed under </w:t>
      </w:r>
      <w:r w:rsidRPr="00A86587">
        <w:rPr>
          <w:b/>
          <w:bCs/>
        </w:rPr>
        <w:t xml:space="preserve">Additional </w:t>
      </w:r>
      <w:ins w:id="56" w:author="Varun Jain" w:date="2024-12-04T20:02:00Z" w16du:dateUtc="2024-12-04T14:32:00Z">
        <w:r w:rsidR="001D4593">
          <w:rPr>
            <w:b/>
            <w:bCs/>
          </w:rPr>
          <w:t>i</w:t>
        </w:r>
      </w:ins>
      <w:del w:id="57" w:author="Varun Jain" w:date="2024-12-04T20:02:00Z" w16du:dateUtc="2024-12-04T14:32:00Z">
        <w:r w:rsidRPr="00A86587" w:rsidDel="001D4593">
          <w:rPr>
            <w:b/>
            <w:bCs/>
          </w:rPr>
          <w:delText>I</w:delText>
        </w:r>
      </w:del>
      <w:r w:rsidRPr="00A86587">
        <w:rPr>
          <w:b/>
          <w:bCs/>
        </w:rPr>
        <w:t>nformation</w:t>
      </w:r>
      <w:r w:rsidR="00323EA1">
        <w:rPr>
          <w:b/>
          <w:bCs/>
        </w:rPr>
        <w:t>,</w:t>
      </w:r>
      <w:r>
        <w:t xml:space="preserve"> and click on </w:t>
      </w:r>
      <w:r w:rsidRPr="00A86587">
        <w:rPr>
          <w:b/>
          <w:bCs/>
        </w:rPr>
        <w:t>Create</w:t>
      </w:r>
      <w:ins w:id="58" w:author="Anahita" w:date="2024-12-11T15:04:00Z" w16du:dateUtc="2024-12-11T09:34:00Z">
        <w:r w:rsidR="00AE6CD8">
          <w:rPr>
            <w:b/>
            <w:bCs/>
          </w:rPr>
          <w:t>,</w:t>
        </w:r>
      </w:ins>
      <w:r w:rsidR="00AB770F">
        <w:t xml:space="preserve"> as shown in the following figure:</w:t>
      </w:r>
    </w:p>
    <w:p w14:paraId="15588111" w14:textId="77777777" w:rsidR="001D4593" w:rsidRPr="001D4593" w:rsidRDefault="001D4593">
      <w:pPr>
        <w:pStyle w:val="NormalBPBHEB"/>
        <w:pPrChange w:id="59" w:author="Varun Jain" w:date="2024-12-04T20:02:00Z" w16du:dateUtc="2024-12-04T14:32:00Z">
          <w:pPr>
            <w:pStyle w:val="NormalBPBHEB"/>
            <w:numPr>
              <w:numId w:val="42"/>
            </w:numPr>
            <w:ind w:left="720" w:hanging="360"/>
          </w:pPr>
        </w:pPrChange>
      </w:pPr>
    </w:p>
    <w:p w14:paraId="50723754" w14:textId="77777777" w:rsidR="00481E4B" w:rsidRDefault="00481E4B" w:rsidP="00E678AE">
      <w:pPr>
        <w:pStyle w:val="FigureBPBHEB"/>
      </w:pPr>
      <w:r w:rsidRPr="00481E4B">
        <w:rPr>
          <w:noProof/>
        </w:rPr>
        <w:lastRenderedPageBreak/>
        <w:drawing>
          <wp:inline distT="0" distB="0" distL="0" distR="0" wp14:anchorId="2156B978" wp14:editId="0E5BAE6E">
            <wp:extent cx="5096510" cy="4140561"/>
            <wp:effectExtent l="0" t="0" r="0" b="0"/>
            <wp:docPr id="4" name="Picture 3">
              <a:extLst xmlns:a="http://schemas.openxmlformats.org/drawingml/2006/main">
                <a:ext uri="{FF2B5EF4-FFF2-40B4-BE49-F238E27FC236}">
                  <a16:creationId xmlns:a16="http://schemas.microsoft.com/office/drawing/2014/main" id="{A7FA5146-9AE1-7AE4-861F-064AF8EF3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7FA5146-9AE1-7AE4-861F-064AF8EF33B9}"/>
                        </a:ext>
                      </a:extLst>
                    </pic:cNvPr>
                    <pic:cNvPicPr>
                      <a:picLocks noChangeAspect="1"/>
                    </pic:cNvPicPr>
                  </pic:nvPicPr>
                  <pic:blipFill>
                    <a:blip r:embed="rId12"/>
                    <a:stretch>
                      <a:fillRect/>
                    </a:stretch>
                  </pic:blipFill>
                  <pic:spPr>
                    <a:xfrm>
                      <a:off x="0" y="0"/>
                      <a:ext cx="5100555" cy="4143847"/>
                    </a:xfrm>
                    <a:prstGeom prst="rect">
                      <a:avLst/>
                    </a:prstGeom>
                  </pic:spPr>
                </pic:pic>
              </a:graphicData>
            </a:graphic>
          </wp:inline>
        </w:drawing>
      </w:r>
    </w:p>
    <w:p w14:paraId="5FCEF343" w14:textId="2AE4C9DF" w:rsidR="00D01923" w:rsidRDefault="00481E4B" w:rsidP="00AB770F">
      <w:pPr>
        <w:pStyle w:val="FigureCaptionBPBHEB"/>
      </w:pPr>
      <w:r w:rsidRPr="00327FA9">
        <w:rPr>
          <w:b/>
          <w:bCs w:val="0"/>
        </w:rPr>
        <w:t>Figure 7.</w:t>
      </w:r>
      <w:r w:rsidR="008250E0" w:rsidRPr="00327FA9">
        <w:rPr>
          <w:b/>
          <w:bCs w:val="0"/>
        </w:rPr>
        <w:t>4</w:t>
      </w:r>
      <w:r w:rsidR="00AB770F" w:rsidRPr="001D4593">
        <w:rPr>
          <w:rPrChange w:id="60" w:author="Varun Jain" w:date="2024-12-04T20:02:00Z" w16du:dateUtc="2024-12-04T14:32:00Z">
            <w:rPr>
              <w:b/>
              <w:bCs w:val="0"/>
            </w:rPr>
          </w:rPrChange>
        </w:rPr>
        <w:t>:</w:t>
      </w:r>
      <w:r>
        <w:t xml:space="preserve"> Selecting the </w:t>
      </w:r>
      <w:ins w:id="61" w:author="Varun Jain" w:date="2024-12-04T20:02:00Z" w16du:dateUtc="2024-12-04T14:32:00Z">
        <w:r w:rsidR="001D4593">
          <w:t>f</w:t>
        </w:r>
      </w:ins>
      <w:del w:id="62" w:author="Varun Jain" w:date="2024-12-04T20:02:00Z" w16du:dateUtc="2024-12-04T14:32:00Z">
        <w:r w:rsidDel="001D4593">
          <w:delText>F</w:delText>
        </w:r>
      </w:del>
      <w:r>
        <w:t xml:space="preserve">ramework </w:t>
      </w:r>
      <w:r w:rsidR="008250E0">
        <w:t>version</w:t>
      </w:r>
    </w:p>
    <w:p w14:paraId="2A9A2E99" w14:textId="77777777" w:rsidR="00AB770F" w:rsidRPr="001D4593" w:rsidRDefault="00AB770F" w:rsidP="001D4593">
      <w:pPr>
        <w:pStyle w:val="NormalBPBHEB"/>
      </w:pPr>
    </w:p>
    <w:p w14:paraId="4396E791" w14:textId="7EFC75DE" w:rsidR="009F4063" w:rsidRDefault="009F4063" w:rsidP="00E678AE">
      <w:pPr>
        <w:pStyle w:val="NormalBPBHEB"/>
        <w:numPr>
          <w:ilvl w:val="0"/>
          <w:numId w:val="42"/>
        </w:numPr>
        <w:rPr>
          <w:ins w:id="63" w:author="Varun Jain" w:date="2024-12-04T20:03:00Z" w16du:dateUtc="2024-12-04T14:33:00Z"/>
        </w:rPr>
      </w:pPr>
      <w:r>
        <w:t>The MAUI project is created</w:t>
      </w:r>
      <w:r w:rsidR="00323EA1">
        <w:t>,</w:t>
      </w:r>
      <w:r>
        <w:t xml:space="preserve"> and within a few minutes, you should be able to see the project in the </w:t>
      </w:r>
      <w:r w:rsidRPr="001D4593">
        <w:rPr>
          <w:b/>
          <w:bCs/>
          <w:rPrChange w:id="64" w:author="Varun Jain" w:date="2024-12-04T20:03:00Z" w16du:dateUtc="2024-12-04T14:33:00Z">
            <w:rPr/>
          </w:rPrChange>
        </w:rPr>
        <w:t>Solution Explorer</w:t>
      </w:r>
      <w:r w:rsidR="00034A08">
        <w:t>,</w:t>
      </w:r>
      <w:r w:rsidR="00AB770F">
        <w:t xml:space="preserve"> as shown in the following figure:</w:t>
      </w:r>
    </w:p>
    <w:p w14:paraId="7FF92288" w14:textId="77777777" w:rsidR="001D4593" w:rsidRPr="001D4593" w:rsidRDefault="001D4593">
      <w:pPr>
        <w:pStyle w:val="NormalBPBHEB"/>
        <w:pPrChange w:id="65" w:author="Varun Jain" w:date="2024-12-04T20:03:00Z" w16du:dateUtc="2024-12-04T14:33:00Z">
          <w:pPr>
            <w:pStyle w:val="NormalBPBHEB"/>
            <w:numPr>
              <w:numId w:val="42"/>
            </w:numPr>
            <w:ind w:left="720" w:hanging="360"/>
          </w:pPr>
        </w:pPrChange>
      </w:pPr>
    </w:p>
    <w:p w14:paraId="7513659A" w14:textId="77777777" w:rsidR="001A6E73" w:rsidRDefault="001A6E73" w:rsidP="00E678AE">
      <w:pPr>
        <w:pStyle w:val="FigureBPBHEB"/>
      </w:pPr>
      <w:r w:rsidRPr="001A6E73">
        <w:rPr>
          <w:noProof/>
        </w:rPr>
        <w:lastRenderedPageBreak/>
        <w:drawing>
          <wp:inline distT="0" distB="0" distL="0" distR="0" wp14:anchorId="2F804F09" wp14:editId="4960F724">
            <wp:extent cx="5350510" cy="3803925"/>
            <wp:effectExtent l="0" t="0" r="0" b="6350"/>
            <wp:docPr id="2" name="Picture 2">
              <a:extLst xmlns:a="http://schemas.openxmlformats.org/drawingml/2006/main">
                <a:ext uri="{FF2B5EF4-FFF2-40B4-BE49-F238E27FC236}">
                  <a16:creationId xmlns:a16="http://schemas.microsoft.com/office/drawing/2014/main" id="{78FAC30D-80EB-789D-5C2B-D78C28405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FAC30D-80EB-789D-5C2B-D78C28405D20}"/>
                        </a:ext>
                      </a:extLst>
                    </pic:cNvPr>
                    <pic:cNvPicPr>
                      <a:picLocks noChangeAspect="1"/>
                    </pic:cNvPicPr>
                  </pic:nvPicPr>
                  <pic:blipFill>
                    <a:blip r:embed="rId13"/>
                    <a:stretch>
                      <a:fillRect/>
                    </a:stretch>
                  </pic:blipFill>
                  <pic:spPr>
                    <a:xfrm>
                      <a:off x="0" y="0"/>
                      <a:ext cx="5353584" cy="3806110"/>
                    </a:xfrm>
                    <a:prstGeom prst="rect">
                      <a:avLst/>
                    </a:prstGeom>
                  </pic:spPr>
                </pic:pic>
              </a:graphicData>
            </a:graphic>
          </wp:inline>
        </w:drawing>
      </w:r>
    </w:p>
    <w:p w14:paraId="2BA04BEE" w14:textId="653082F2" w:rsidR="00627C3D" w:rsidRDefault="001A6E73" w:rsidP="00AB770F">
      <w:pPr>
        <w:pStyle w:val="FigureCaptionBPBHEB"/>
      </w:pPr>
      <w:r w:rsidRPr="00327FA9">
        <w:rPr>
          <w:b/>
          <w:bCs w:val="0"/>
        </w:rPr>
        <w:t>Figure 7.5</w:t>
      </w:r>
      <w:r w:rsidR="00AB770F" w:rsidRPr="001D4593">
        <w:rPr>
          <w:rPrChange w:id="66" w:author="Varun Jain" w:date="2024-12-04T20:03:00Z" w16du:dateUtc="2024-12-04T14:33:00Z">
            <w:rPr>
              <w:b/>
              <w:bCs w:val="0"/>
            </w:rPr>
          </w:rPrChange>
        </w:rPr>
        <w:t>:</w:t>
      </w:r>
      <w:r>
        <w:t xml:space="preserve"> Default </w:t>
      </w:r>
      <w:r w:rsidR="00AB770F">
        <w:t>s</w:t>
      </w:r>
      <w:r>
        <w:t>olution in Visual Studio</w:t>
      </w:r>
    </w:p>
    <w:p w14:paraId="711F87FE" w14:textId="77777777" w:rsidR="00AB770F" w:rsidRPr="001D4593" w:rsidRDefault="00AB770F" w:rsidP="001D4593">
      <w:pPr>
        <w:pStyle w:val="NormalBPBHEB"/>
      </w:pPr>
    </w:p>
    <w:p w14:paraId="58D1FB71" w14:textId="57FA55FC" w:rsidR="009F4063" w:rsidRDefault="00B82DFE" w:rsidP="00E678AE">
      <w:pPr>
        <w:pStyle w:val="NormalBPBHEB"/>
        <w:numPr>
          <w:ilvl w:val="0"/>
          <w:numId w:val="42"/>
        </w:numPr>
        <w:rPr>
          <w:ins w:id="67" w:author="Varun Jain" w:date="2024-12-04T20:03:00Z" w16du:dateUtc="2024-12-04T14:33:00Z"/>
        </w:rPr>
      </w:pPr>
      <w:r>
        <w:t xml:space="preserve">Delete the code between the </w:t>
      </w:r>
      <w:r w:rsidRPr="001D4593">
        <w:rPr>
          <w:rFonts w:ascii="Consolas" w:hAnsi="Consolas"/>
          <w:b/>
          <w:sz w:val="20"/>
          <w:szCs w:val="20"/>
          <w:rPrChange w:id="68" w:author="Varun Jain" w:date="2024-12-04T20:03:00Z" w16du:dateUtc="2024-12-04T14:33:00Z">
            <w:rPr/>
          </w:rPrChange>
        </w:rPr>
        <w:t>ContentPage</w:t>
      </w:r>
      <w:r>
        <w:t xml:space="preserve"> tags</w:t>
      </w:r>
      <w:r w:rsidR="003428D1">
        <w:t xml:space="preserve"> in</w:t>
      </w:r>
      <w:r w:rsidR="00F417DF">
        <w:t xml:space="preserve"> the boilerplate code in </w:t>
      </w:r>
      <w:r w:rsidR="00F417DF" w:rsidRPr="001D4593">
        <w:rPr>
          <w:rFonts w:ascii="Consolas" w:hAnsi="Consolas"/>
          <w:b/>
          <w:sz w:val="20"/>
          <w:szCs w:val="20"/>
          <w:rPrChange w:id="69" w:author="Varun Jain" w:date="2024-12-04T20:03:00Z" w16du:dateUtc="2024-12-04T14:33:00Z">
            <w:rPr/>
          </w:rPrChange>
        </w:rPr>
        <w:t>MainPage.xaml</w:t>
      </w:r>
      <w:r w:rsidR="00F417DF">
        <w:t xml:space="preserve">. The </w:t>
      </w:r>
      <w:r w:rsidR="00F417DF" w:rsidRPr="001D4593">
        <w:rPr>
          <w:rFonts w:ascii="Consolas" w:hAnsi="Consolas"/>
          <w:b/>
          <w:sz w:val="20"/>
          <w:szCs w:val="20"/>
          <w:rPrChange w:id="70" w:author="Varun Jain" w:date="2024-12-04T20:03:00Z" w16du:dateUtc="2024-12-04T14:33:00Z">
            <w:rPr/>
          </w:rPrChange>
        </w:rPr>
        <w:t>ContentPage</w:t>
      </w:r>
      <w:r w:rsidR="00F417DF">
        <w:t xml:space="preserve"> will serve as the parent for all the controls in your U</w:t>
      </w:r>
      <w:r w:rsidR="00327FA9">
        <w:t>I</w:t>
      </w:r>
      <w:r w:rsidR="00AB770F">
        <w:t xml:space="preserve"> as shown in the following figure:</w:t>
      </w:r>
    </w:p>
    <w:p w14:paraId="1D6D44A0" w14:textId="77777777" w:rsidR="001D4593" w:rsidRPr="001D4593" w:rsidRDefault="001D4593">
      <w:pPr>
        <w:pStyle w:val="NormalBPBHEB"/>
        <w:pPrChange w:id="71" w:author="Varun Jain" w:date="2024-12-04T20:03:00Z" w16du:dateUtc="2024-12-04T14:33:00Z">
          <w:pPr>
            <w:pStyle w:val="NormalBPBHEB"/>
            <w:numPr>
              <w:numId w:val="42"/>
            </w:numPr>
            <w:ind w:left="720" w:hanging="360"/>
          </w:pPr>
        </w:pPrChange>
      </w:pPr>
    </w:p>
    <w:p w14:paraId="0F9BB86F" w14:textId="6EE68BE8" w:rsidR="00A04108" w:rsidRDefault="00C15723" w:rsidP="00E678AE">
      <w:pPr>
        <w:pStyle w:val="FigureBPBHEB"/>
      </w:pPr>
      <w:r w:rsidRPr="00C15723">
        <w:rPr>
          <w:noProof/>
        </w:rPr>
        <w:lastRenderedPageBreak/>
        <w:drawing>
          <wp:inline distT="0" distB="0" distL="0" distR="0" wp14:anchorId="1D922AAF" wp14:editId="3D3E58EA">
            <wp:extent cx="5731510" cy="4074795"/>
            <wp:effectExtent l="0" t="0" r="2540" b="1905"/>
            <wp:docPr id="7" name="Picture 7">
              <a:extLst xmlns:a="http://schemas.openxmlformats.org/drawingml/2006/main">
                <a:ext uri="{FF2B5EF4-FFF2-40B4-BE49-F238E27FC236}">
                  <a16:creationId xmlns:a16="http://schemas.microsoft.com/office/drawing/2014/main" id="{1DC8ABB7-5D2C-D8F5-7EF2-1D89901A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C8ABB7-5D2C-D8F5-7EF2-1D89901A1B46}"/>
                        </a:ext>
                      </a:extLst>
                    </pic:cNvPr>
                    <pic:cNvPicPr>
                      <a:picLocks noChangeAspect="1"/>
                    </pic:cNvPicPr>
                  </pic:nvPicPr>
                  <pic:blipFill>
                    <a:blip r:embed="rId14"/>
                    <a:stretch>
                      <a:fillRect/>
                    </a:stretch>
                  </pic:blipFill>
                  <pic:spPr>
                    <a:xfrm>
                      <a:off x="0" y="0"/>
                      <a:ext cx="5731510" cy="4074795"/>
                    </a:xfrm>
                    <a:prstGeom prst="rect">
                      <a:avLst/>
                    </a:prstGeom>
                  </pic:spPr>
                </pic:pic>
              </a:graphicData>
            </a:graphic>
          </wp:inline>
        </w:drawing>
      </w:r>
    </w:p>
    <w:p w14:paraId="73E0DE00" w14:textId="29EB887D" w:rsidR="00F417DF" w:rsidRDefault="00A04108" w:rsidP="00AB770F">
      <w:pPr>
        <w:pStyle w:val="FigureCaptionBPBHEB"/>
      </w:pPr>
      <w:r w:rsidRPr="00327FA9">
        <w:rPr>
          <w:b/>
          <w:bCs w:val="0"/>
        </w:rPr>
        <w:t>Figure 7.6</w:t>
      </w:r>
      <w:r w:rsidR="00AB770F" w:rsidRPr="001D4593">
        <w:rPr>
          <w:rPrChange w:id="72" w:author="Varun Jain" w:date="2024-12-04T20:03:00Z" w16du:dateUtc="2024-12-04T14:33:00Z">
            <w:rPr>
              <w:b/>
              <w:bCs w:val="0"/>
            </w:rPr>
          </w:rPrChange>
        </w:rPr>
        <w:t>:</w:t>
      </w:r>
      <w:r>
        <w:t xml:space="preserve"> </w:t>
      </w:r>
      <w:r w:rsidR="00A07167">
        <w:t>XAML markup</w:t>
      </w:r>
      <w:r>
        <w:t xml:space="preserve"> after removing the default project code</w:t>
      </w:r>
    </w:p>
    <w:p w14:paraId="2F52AC1A" w14:textId="77777777" w:rsidR="00AB770F" w:rsidRPr="001D4593" w:rsidRDefault="00AB770F" w:rsidP="001D4593">
      <w:pPr>
        <w:pStyle w:val="NormalBPBHEB"/>
      </w:pPr>
    </w:p>
    <w:p w14:paraId="764D5B36" w14:textId="28915365" w:rsidR="00F417DF" w:rsidRDefault="008E2899" w:rsidP="00E678AE">
      <w:pPr>
        <w:pStyle w:val="NormalBPBHEB"/>
        <w:numPr>
          <w:ilvl w:val="0"/>
          <w:numId w:val="42"/>
        </w:numPr>
        <w:rPr>
          <w:ins w:id="73" w:author="Varun Jain" w:date="2024-12-04T20:04:00Z" w16du:dateUtc="2024-12-04T14:34:00Z"/>
        </w:rPr>
      </w:pPr>
      <w:r>
        <w:t xml:space="preserve">Open the code-behind file </w:t>
      </w:r>
      <w:r w:rsidRPr="001D4593">
        <w:rPr>
          <w:rFonts w:ascii="Consolas" w:hAnsi="Consolas"/>
          <w:b/>
          <w:sz w:val="20"/>
          <w:szCs w:val="20"/>
          <w:rPrChange w:id="74" w:author="Varun Jain" w:date="2024-12-04T20:04:00Z" w16du:dateUtc="2024-12-04T14:34:00Z">
            <w:rPr/>
          </w:rPrChange>
        </w:rPr>
        <w:t>MainPage.xaml.cs</w:t>
      </w:r>
      <w:r>
        <w:t xml:space="preserve"> and remove the default project code</w:t>
      </w:r>
      <w:ins w:id="75" w:author="Anahita" w:date="2024-12-11T15:06:00Z" w16du:dateUtc="2024-12-11T09:36:00Z">
        <w:r w:rsidR="00AE6CD8">
          <w:t>,</w:t>
        </w:r>
      </w:ins>
      <w:r>
        <w:t xml:space="preserve"> as shown </w:t>
      </w:r>
      <w:r w:rsidR="00AB770F">
        <w:t>in the following figure</w:t>
      </w:r>
      <w:r>
        <w:t>:</w:t>
      </w:r>
    </w:p>
    <w:p w14:paraId="6D58F329" w14:textId="77777777" w:rsidR="001D4593" w:rsidRPr="001D4593" w:rsidRDefault="001D4593">
      <w:pPr>
        <w:pStyle w:val="NormalBPBHEB"/>
        <w:pPrChange w:id="76" w:author="Varun Jain" w:date="2024-12-04T20:04:00Z" w16du:dateUtc="2024-12-04T14:34:00Z">
          <w:pPr>
            <w:pStyle w:val="NormalBPBHEB"/>
            <w:numPr>
              <w:numId w:val="42"/>
            </w:numPr>
            <w:ind w:left="720" w:hanging="360"/>
          </w:pPr>
        </w:pPrChange>
      </w:pPr>
    </w:p>
    <w:p w14:paraId="73E35701" w14:textId="77777777" w:rsidR="00E45709" w:rsidRDefault="00E45709" w:rsidP="00E678AE">
      <w:pPr>
        <w:pStyle w:val="FigureBPBHEB"/>
      </w:pPr>
      <w:r w:rsidRPr="004F3DCE">
        <w:rPr>
          <w:noProof/>
        </w:rPr>
        <w:lastRenderedPageBreak/>
        <w:drawing>
          <wp:inline distT="0" distB="0" distL="0" distR="0" wp14:anchorId="780DD28C" wp14:editId="18308286">
            <wp:extent cx="5500691" cy="3910695"/>
            <wp:effectExtent l="0" t="0" r="0" b="1270"/>
            <wp:docPr id="3" name="Picture 3">
              <a:extLst xmlns:a="http://schemas.openxmlformats.org/drawingml/2006/main">
                <a:ext uri="{FF2B5EF4-FFF2-40B4-BE49-F238E27FC236}">
                  <a16:creationId xmlns:a16="http://schemas.microsoft.com/office/drawing/2014/main" id="{4A85127C-FECA-2954-282F-97710B0DF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85127C-FECA-2954-282F-97710B0DF9D6}"/>
                        </a:ext>
                      </a:extLst>
                    </pic:cNvPr>
                    <pic:cNvPicPr>
                      <a:picLocks noChangeAspect="1"/>
                    </pic:cNvPicPr>
                  </pic:nvPicPr>
                  <pic:blipFill>
                    <a:blip r:embed="rId15"/>
                    <a:stretch>
                      <a:fillRect/>
                    </a:stretch>
                  </pic:blipFill>
                  <pic:spPr>
                    <a:xfrm>
                      <a:off x="0" y="0"/>
                      <a:ext cx="5504990" cy="3913751"/>
                    </a:xfrm>
                    <a:prstGeom prst="rect">
                      <a:avLst/>
                    </a:prstGeom>
                  </pic:spPr>
                </pic:pic>
              </a:graphicData>
            </a:graphic>
          </wp:inline>
        </w:drawing>
      </w:r>
    </w:p>
    <w:p w14:paraId="2D5F11CF" w14:textId="4C96BC6D" w:rsidR="00E45709" w:rsidRDefault="00E45709" w:rsidP="00AB770F">
      <w:pPr>
        <w:pStyle w:val="FigureCaptionBPBHEB"/>
      </w:pPr>
      <w:r w:rsidRPr="00327FA9">
        <w:rPr>
          <w:b/>
          <w:bCs w:val="0"/>
        </w:rPr>
        <w:t>Figure 7.7</w:t>
      </w:r>
      <w:r w:rsidR="00AB770F">
        <w:t>:</w:t>
      </w:r>
      <w:r>
        <w:t xml:space="preserve"> </w:t>
      </w:r>
      <w:r w:rsidRPr="00AF16CF">
        <w:t>Code-behind file after removing the default project code</w:t>
      </w:r>
    </w:p>
    <w:p w14:paraId="3CA0C0DA" w14:textId="77777777" w:rsidR="00AB770F" w:rsidRPr="001D4593" w:rsidRDefault="00AB770F" w:rsidP="001D4593">
      <w:pPr>
        <w:pStyle w:val="NormalBPBHEB"/>
      </w:pPr>
    </w:p>
    <w:p w14:paraId="58D13676" w14:textId="1CCC6E91" w:rsidR="00DE6F8A" w:rsidRDefault="000463B2" w:rsidP="00E678AE">
      <w:pPr>
        <w:pStyle w:val="NormalBPBHEB"/>
        <w:numPr>
          <w:ilvl w:val="0"/>
          <w:numId w:val="42"/>
        </w:numPr>
      </w:pPr>
      <w:r>
        <w:t xml:space="preserve">For this app, </w:t>
      </w:r>
      <w:r w:rsidR="00D4690D" w:rsidRPr="00D4690D">
        <w:t xml:space="preserve">we are going to have a </w:t>
      </w:r>
      <w:r w:rsidR="00AB770F">
        <w:t>g</w:t>
      </w:r>
      <w:r w:rsidR="00D4690D" w:rsidRPr="00D4690D">
        <w:t xml:space="preserve">rid with multiple rows and columns which will serve as the container for the data entry </w:t>
      </w:r>
      <w:r w:rsidR="00D4690D">
        <w:t>controls</w:t>
      </w:r>
      <w:r w:rsidR="00D4690D" w:rsidRPr="00D4690D">
        <w:t xml:space="preserve"> that we will add next</w:t>
      </w:r>
      <w:r w:rsidR="00D4690D">
        <w:t>.</w:t>
      </w:r>
    </w:p>
    <w:p w14:paraId="443AC2C5" w14:textId="32C56486" w:rsidR="00250A0F" w:rsidRDefault="00DF1729" w:rsidP="00E678AE">
      <w:pPr>
        <w:pStyle w:val="NormalBPBHEB"/>
        <w:numPr>
          <w:ilvl w:val="0"/>
          <w:numId w:val="42"/>
        </w:numPr>
      </w:pPr>
      <w:r>
        <w:t xml:space="preserve">By default, a </w:t>
      </w:r>
      <w:r w:rsidR="00AB770F">
        <w:t>g</w:t>
      </w:r>
      <w:r w:rsidR="003C0104">
        <w:t xml:space="preserve">rid will be created with one row and one column. </w:t>
      </w:r>
      <w:r w:rsidR="002725AD">
        <w:t xml:space="preserve">To </w:t>
      </w:r>
      <w:r w:rsidR="003C0104">
        <w:t>create multiple</w:t>
      </w:r>
      <w:r w:rsidR="00AE5902">
        <w:t xml:space="preserve"> </w:t>
      </w:r>
      <w:r w:rsidR="002725AD">
        <w:t xml:space="preserve">rows and columns, we use the </w:t>
      </w:r>
      <w:r w:rsidR="002725AD" w:rsidRPr="001D4593">
        <w:rPr>
          <w:rFonts w:ascii="Consolas" w:hAnsi="Consolas"/>
          <w:b/>
          <w:sz w:val="20"/>
          <w:szCs w:val="20"/>
          <w:rPrChange w:id="77" w:author="Varun Jain" w:date="2024-12-04T20:05:00Z" w16du:dateUtc="2024-12-04T14:35:00Z">
            <w:rPr/>
          </w:rPrChange>
        </w:rPr>
        <w:t>Grid.RowDefinitions</w:t>
      </w:r>
      <w:r w:rsidR="002725AD">
        <w:t xml:space="preserve"> and </w:t>
      </w:r>
      <w:r w:rsidR="002725AD" w:rsidRPr="001D4593">
        <w:rPr>
          <w:rFonts w:ascii="Consolas" w:hAnsi="Consolas"/>
          <w:b/>
          <w:sz w:val="20"/>
          <w:szCs w:val="20"/>
          <w:rPrChange w:id="78" w:author="Varun Jain" w:date="2024-12-04T20:05:00Z" w16du:dateUtc="2024-12-04T14:35:00Z">
            <w:rPr/>
          </w:rPrChange>
        </w:rPr>
        <w:t>Grid.ColumnDefinitions</w:t>
      </w:r>
      <w:r w:rsidR="002725AD">
        <w:t xml:space="preserve"> </w:t>
      </w:r>
      <w:r w:rsidR="00242D43">
        <w:t xml:space="preserve">properties of the </w:t>
      </w:r>
      <w:r w:rsidR="00242D43" w:rsidRPr="001D4593">
        <w:rPr>
          <w:rFonts w:ascii="Consolas" w:hAnsi="Consolas"/>
          <w:b/>
          <w:sz w:val="20"/>
          <w:szCs w:val="20"/>
          <w:rPrChange w:id="79" w:author="Varun Jain" w:date="2024-12-04T20:05:00Z" w16du:dateUtc="2024-12-04T14:35:00Z">
            <w:rPr/>
          </w:rPrChange>
        </w:rPr>
        <w:t>Grid</w:t>
      </w:r>
      <w:r w:rsidR="00242D43">
        <w:t>.</w:t>
      </w:r>
      <w:r w:rsidR="007523E0">
        <w:t xml:space="preserve"> </w:t>
      </w:r>
      <w:r w:rsidR="00A16AEB">
        <w:t xml:space="preserve">Each </w:t>
      </w:r>
      <w:r w:rsidR="00A16AEB" w:rsidRPr="001D4593">
        <w:rPr>
          <w:rFonts w:ascii="Consolas" w:hAnsi="Consolas"/>
          <w:b/>
          <w:sz w:val="20"/>
          <w:szCs w:val="20"/>
          <w:rPrChange w:id="80" w:author="Varun Jain" w:date="2024-12-04T20:05:00Z" w16du:dateUtc="2024-12-04T14:35:00Z">
            <w:rPr/>
          </w:rPrChange>
        </w:rPr>
        <w:t>RowDefinition</w:t>
      </w:r>
      <w:r w:rsidR="00A16AEB">
        <w:t xml:space="preserve"> </w:t>
      </w:r>
      <w:r w:rsidR="007E670A">
        <w:t xml:space="preserve">declared inside the </w:t>
      </w:r>
      <w:r w:rsidR="007E670A" w:rsidRPr="001D4593">
        <w:rPr>
          <w:rFonts w:ascii="Consolas" w:hAnsi="Consolas"/>
          <w:b/>
          <w:sz w:val="20"/>
          <w:szCs w:val="20"/>
          <w:rPrChange w:id="81" w:author="Varun Jain" w:date="2024-12-04T20:05:00Z" w16du:dateUtc="2024-12-04T14:35:00Z">
            <w:rPr/>
          </w:rPrChange>
        </w:rPr>
        <w:t>Grid.RowDefinitions</w:t>
      </w:r>
      <w:r w:rsidR="00464AEF">
        <w:t xml:space="preserve"> </w:t>
      </w:r>
      <w:del w:id="82" w:author="Anahita" w:date="2024-12-11T15:06:00Z" w16du:dateUtc="2024-12-11T09:36:00Z">
        <w:r w:rsidR="00464AEF" w:rsidDel="00AE6CD8">
          <w:delText xml:space="preserve">crates a row and </w:delText>
        </w:r>
        <w:r w:rsidR="00A16AEB" w:rsidDel="00AE6CD8">
          <w:delText>similarly</w:delText>
        </w:r>
      </w:del>
      <w:ins w:id="83" w:author="Anahita" w:date="2024-12-11T15:06:00Z" w16du:dateUtc="2024-12-11T09:36:00Z">
        <w:r w:rsidR="00AE6CD8">
          <w:t>creates a row, and similarly,</w:t>
        </w:r>
      </w:ins>
      <w:r w:rsidR="00A16AEB">
        <w:t xml:space="preserve"> each</w:t>
      </w:r>
      <w:r w:rsidR="00464AEF">
        <w:t xml:space="preserve"> </w:t>
      </w:r>
      <w:r w:rsidR="00464AEF" w:rsidRPr="001D4593">
        <w:rPr>
          <w:rFonts w:ascii="Consolas" w:hAnsi="Consolas"/>
          <w:b/>
          <w:sz w:val="20"/>
          <w:szCs w:val="20"/>
          <w:rPrChange w:id="84" w:author="Varun Jain" w:date="2024-12-04T20:05:00Z" w16du:dateUtc="2024-12-04T14:35:00Z">
            <w:rPr/>
          </w:rPrChange>
        </w:rPr>
        <w:t>ColumnDefinition</w:t>
      </w:r>
      <w:r w:rsidR="00C604E3">
        <w:t xml:space="preserve"> declared inside </w:t>
      </w:r>
      <w:r w:rsidR="00A16AEB" w:rsidRPr="001D4593">
        <w:rPr>
          <w:rFonts w:ascii="Consolas" w:hAnsi="Consolas"/>
          <w:b/>
          <w:sz w:val="20"/>
          <w:szCs w:val="20"/>
          <w:rPrChange w:id="85" w:author="Varun Jain" w:date="2024-12-04T20:05:00Z" w16du:dateUtc="2024-12-04T14:35:00Z">
            <w:rPr/>
          </w:rPrChange>
        </w:rPr>
        <w:t>ColumnDefinition</w:t>
      </w:r>
      <w:r w:rsidR="00C604E3" w:rsidRPr="001D4593">
        <w:rPr>
          <w:rFonts w:ascii="Consolas" w:hAnsi="Consolas"/>
          <w:b/>
          <w:sz w:val="20"/>
          <w:szCs w:val="20"/>
          <w:rPrChange w:id="86" w:author="Varun Jain" w:date="2024-12-04T20:05:00Z" w16du:dateUtc="2024-12-04T14:35:00Z">
            <w:rPr/>
          </w:rPrChange>
        </w:rPr>
        <w:t>s</w:t>
      </w:r>
      <w:r w:rsidR="00C604E3">
        <w:t xml:space="preserve"> creates a column</w:t>
      </w:r>
      <w:r w:rsidR="00A16AEB">
        <w:t>.</w:t>
      </w:r>
      <w:r w:rsidR="007C40DD">
        <w:t xml:space="preserve"> For our app, we will need 5 rows and 2 columns.</w:t>
      </w:r>
    </w:p>
    <w:p w14:paraId="3BFA5884" w14:textId="5CE02CF7" w:rsidR="000E41FE" w:rsidRDefault="000E41FE" w:rsidP="00E678AE">
      <w:pPr>
        <w:pStyle w:val="NormalBPBHEB"/>
        <w:numPr>
          <w:ilvl w:val="0"/>
          <w:numId w:val="42"/>
        </w:numPr>
      </w:pPr>
      <w:r>
        <w:t xml:space="preserve">The height of the rows and width of the </w:t>
      </w:r>
      <w:r w:rsidR="00B9272B">
        <w:t>columns</w:t>
      </w:r>
      <w:r>
        <w:t xml:space="preserve"> can be defined in three ways:</w:t>
      </w:r>
      <w:del w:id="87" w:author="Varun Jain" w:date="2024-12-04T20:05:00Z" w16du:dateUtc="2024-12-04T14:35:00Z">
        <w:r w:rsidDel="001D4593">
          <w:delText xml:space="preserve"> </w:delText>
        </w:r>
      </w:del>
    </w:p>
    <w:p w14:paraId="5CCF7C51" w14:textId="2BF94BE9" w:rsidR="000E41FE" w:rsidRDefault="000E41FE" w:rsidP="00E678AE">
      <w:pPr>
        <w:pStyle w:val="NormalBPBHEB"/>
        <w:numPr>
          <w:ilvl w:val="1"/>
          <w:numId w:val="42"/>
        </w:numPr>
      </w:pPr>
      <w:r w:rsidRPr="00A07167">
        <w:rPr>
          <w:b/>
          <w:bCs/>
        </w:rPr>
        <w:t>Fixed value</w:t>
      </w:r>
      <w:r w:rsidRPr="001D4593">
        <w:rPr>
          <w:rPrChange w:id="88" w:author="Varun Jain" w:date="2024-12-04T20:05:00Z" w16du:dateUtc="2024-12-04T14:35:00Z">
            <w:rPr>
              <w:b/>
              <w:bCs/>
            </w:rPr>
          </w:rPrChange>
        </w:rPr>
        <w:t>:</w:t>
      </w:r>
      <w:r>
        <w:t xml:space="preserve"> </w:t>
      </w:r>
      <w:r w:rsidR="00565890">
        <w:t>To a</w:t>
      </w:r>
      <w:r>
        <w:t>ssign a fixed size</w:t>
      </w:r>
      <w:r w:rsidR="00C97D1D">
        <w:t xml:space="preserve"> of logical </w:t>
      </w:r>
      <w:r w:rsidR="00B9272B">
        <w:t>units.</w:t>
      </w:r>
    </w:p>
    <w:p w14:paraId="19087F56" w14:textId="6B2F6956" w:rsidR="00C97D1D" w:rsidRDefault="00C97D1D" w:rsidP="00E678AE">
      <w:pPr>
        <w:pStyle w:val="NormalBPBHEB"/>
        <w:numPr>
          <w:ilvl w:val="1"/>
          <w:numId w:val="42"/>
        </w:numPr>
      </w:pPr>
      <w:r w:rsidRPr="00A07167">
        <w:rPr>
          <w:b/>
          <w:bCs/>
        </w:rPr>
        <w:t>Auto</w:t>
      </w:r>
      <w:r w:rsidRPr="001D4593">
        <w:rPr>
          <w:rPrChange w:id="89" w:author="Varun Jain" w:date="2024-12-04T20:05:00Z" w16du:dateUtc="2024-12-04T14:35:00Z">
            <w:rPr>
              <w:b/>
              <w:bCs/>
            </w:rPr>
          </w:rPrChange>
        </w:rPr>
        <w:t>:</w:t>
      </w:r>
      <w:r>
        <w:t xml:space="preserve"> To take up only as much space </w:t>
      </w:r>
      <w:r w:rsidR="00034A08">
        <w:t xml:space="preserve">as </w:t>
      </w:r>
      <w:r>
        <w:t xml:space="preserve">is required for </w:t>
      </w:r>
      <w:r w:rsidR="00627394">
        <w:t xml:space="preserve">the </w:t>
      </w:r>
      <w:r>
        <w:t>controls in that spe</w:t>
      </w:r>
      <w:r w:rsidR="00627394">
        <w:t>cific row/column</w:t>
      </w:r>
      <w:ins w:id="90" w:author="Varun Jain" w:date="2024-12-04T20:06:00Z" w16du:dateUtc="2024-12-04T14:36:00Z">
        <w:r w:rsidR="001D4593">
          <w:t>.</w:t>
        </w:r>
      </w:ins>
    </w:p>
    <w:p w14:paraId="427F5AAB" w14:textId="16FAC845" w:rsidR="001B3E8F" w:rsidRDefault="00627394" w:rsidP="00E678AE">
      <w:pPr>
        <w:pStyle w:val="NormalBPBHEB"/>
        <w:numPr>
          <w:ilvl w:val="1"/>
          <w:numId w:val="42"/>
        </w:numPr>
      </w:pPr>
      <w:r w:rsidRPr="00A07167">
        <w:rPr>
          <w:b/>
          <w:bCs/>
        </w:rPr>
        <w:t>Star</w:t>
      </w:r>
      <w:r>
        <w:t>:</w:t>
      </w:r>
      <w:r w:rsidR="0008154C">
        <w:t xml:space="preserve"> </w:t>
      </w:r>
      <w:r w:rsidR="00D57973">
        <w:t xml:space="preserve">Use star notation for </w:t>
      </w:r>
      <w:r w:rsidR="00B9272B">
        <w:t>proportional sizing to</w:t>
      </w:r>
      <w:r w:rsidR="0008154C" w:rsidRPr="0008154C">
        <w:t xml:space="preserve"> </w:t>
      </w:r>
      <w:r w:rsidR="00D57973">
        <w:t>specify</w:t>
      </w:r>
      <w:r w:rsidR="00D57973" w:rsidRPr="0008154C">
        <w:t xml:space="preserve"> </w:t>
      </w:r>
      <w:r w:rsidR="0008154C" w:rsidRPr="0008154C">
        <w:t>size</w:t>
      </w:r>
      <w:r w:rsidR="0008154C">
        <w:t>s</w:t>
      </w:r>
      <w:r w:rsidR="0008154C" w:rsidRPr="0008154C">
        <w:t xml:space="preserve"> relative to each other based on</w:t>
      </w:r>
      <w:r w:rsidR="00B9272B">
        <w:t xml:space="preserve"> </w:t>
      </w:r>
      <w:r w:rsidR="0008154C" w:rsidRPr="0008154C">
        <w:t>proportions or percentages</w:t>
      </w:r>
      <w:r w:rsidR="00B176C2">
        <w:t>.</w:t>
      </w:r>
      <w:r w:rsidR="004F373A">
        <w:t xml:space="preserve"> </w:t>
      </w:r>
      <w:r w:rsidR="004F373A" w:rsidRPr="004F373A">
        <w:t xml:space="preserve">This allows </w:t>
      </w:r>
      <w:r w:rsidR="00B9272B">
        <w:t>us</w:t>
      </w:r>
      <w:r w:rsidR="004F373A" w:rsidRPr="004F373A">
        <w:t xml:space="preserve"> to allocate available space dynamically among the</w:t>
      </w:r>
      <w:r w:rsidR="00501B1F">
        <w:t xml:space="preserve"> rows or</w:t>
      </w:r>
      <w:r w:rsidR="004F373A" w:rsidRPr="004F373A">
        <w:t xml:space="preserve"> columns based on their specified proportions, </w:t>
      </w:r>
      <w:r w:rsidR="00501B1F">
        <w:t>which is better</w:t>
      </w:r>
      <w:r w:rsidR="004F373A" w:rsidRPr="004F373A">
        <w:t xml:space="preserve"> </w:t>
      </w:r>
      <w:r w:rsidR="00501B1F">
        <w:t>for</w:t>
      </w:r>
      <w:r w:rsidR="004F373A" w:rsidRPr="004F373A">
        <w:t xml:space="preserve"> creat</w:t>
      </w:r>
      <w:r w:rsidR="00501B1F">
        <w:t>ing</w:t>
      </w:r>
      <w:r w:rsidR="004F373A" w:rsidRPr="004F373A">
        <w:t xml:space="preserve"> flexible and responsive layouts.</w:t>
      </w:r>
      <w:del w:id="91" w:author="Varun Jain" w:date="2024-12-04T20:06:00Z" w16du:dateUtc="2024-12-04T14:36:00Z">
        <w:r w:rsidR="0030636B" w:rsidDel="001D4593">
          <w:delText xml:space="preserve"> </w:delText>
        </w:r>
      </w:del>
    </w:p>
    <w:p w14:paraId="79A73850" w14:textId="57093BF3" w:rsidR="007F009D" w:rsidRDefault="001B3E8F" w:rsidP="00E678AE">
      <w:pPr>
        <w:pStyle w:val="NormalBPBHEB"/>
        <w:numPr>
          <w:ilvl w:val="0"/>
          <w:numId w:val="42"/>
        </w:numPr>
      </w:pPr>
      <w:r>
        <w:t xml:space="preserve">We will use the proportional sizing </w:t>
      </w:r>
      <w:r w:rsidR="001B47AA">
        <w:t xml:space="preserve">approach to define the heights of the rows and width of the columns. </w:t>
      </w:r>
      <w:r w:rsidR="00B547C3">
        <w:t xml:space="preserve">Since the </w:t>
      </w:r>
      <w:r w:rsidR="004D1BD2">
        <w:t xml:space="preserve">height of each row in </w:t>
      </w:r>
      <w:r w:rsidR="003375A4">
        <w:t>the</w:t>
      </w:r>
      <w:r w:rsidR="004D1BD2">
        <w:t xml:space="preserve"> </w:t>
      </w:r>
      <w:ins w:id="92" w:author="Varun Jain" w:date="2024-12-04T20:06:00Z" w16du:dateUtc="2024-12-04T14:36:00Z">
        <w:r w:rsidR="001D4593">
          <w:t>G</w:t>
        </w:r>
      </w:ins>
      <w:del w:id="93" w:author="Varun Jain" w:date="2024-12-04T20:06:00Z" w16du:dateUtc="2024-12-04T14:36:00Z">
        <w:r w:rsidR="00B176C2" w:rsidDel="001D4593">
          <w:delText>g</w:delText>
        </w:r>
      </w:del>
      <w:r w:rsidR="00B547C3">
        <w:t xml:space="preserve">rid </w:t>
      </w:r>
      <w:r w:rsidR="00B176C2">
        <w:t>must</w:t>
      </w:r>
      <w:r w:rsidR="004D1BD2">
        <w:t xml:space="preserve"> be different</w:t>
      </w:r>
      <w:r w:rsidR="003375A4">
        <w:t xml:space="preserve"> </w:t>
      </w:r>
      <w:r w:rsidR="003375A4">
        <w:lastRenderedPageBreak/>
        <w:t xml:space="preserve">depending on the controls that we will be placing inside the </w:t>
      </w:r>
      <w:r w:rsidR="004843D1">
        <w:t>respective rows</w:t>
      </w:r>
      <w:r w:rsidR="007F009D">
        <w:t>, we will define the proportions accordingly.</w:t>
      </w:r>
    </w:p>
    <w:p w14:paraId="7858B8F9" w14:textId="4FC6E5E0" w:rsidR="0059404D" w:rsidRDefault="007F009D" w:rsidP="00E678AE">
      <w:pPr>
        <w:pStyle w:val="NormalBPBHEB"/>
        <w:numPr>
          <w:ilvl w:val="0"/>
          <w:numId w:val="42"/>
        </w:numPr>
        <w:rPr>
          <w:ins w:id="94" w:author="Varun Jain" w:date="2024-12-04T20:06:00Z" w16du:dateUtc="2024-12-04T14:36:00Z"/>
        </w:rPr>
      </w:pPr>
      <w:r>
        <w:t xml:space="preserve">The </w:t>
      </w:r>
      <w:r w:rsidR="00227D11">
        <w:t xml:space="preserve">two columns can be of equal width and hence can be declared </w:t>
      </w:r>
      <w:r w:rsidR="0059404D">
        <w:t>to have equal proportions</w:t>
      </w:r>
      <w:r w:rsidR="00B176C2">
        <w:t>.</w:t>
      </w:r>
      <w:r w:rsidR="00C74E40">
        <w:t xml:space="preserve"> </w:t>
      </w:r>
      <w:r w:rsidR="00034A08">
        <w:t>Hence</w:t>
      </w:r>
      <w:r w:rsidR="00C74E40">
        <w:t>, let</w:t>
      </w:r>
      <w:r w:rsidR="00E544C5">
        <w:t xml:space="preserve"> u</w:t>
      </w:r>
      <w:r w:rsidR="00C74E40">
        <w:t>s define the Gr</w:t>
      </w:r>
      <w:r w:rsidR="00AA40D7">
        <w:t xml:space="preserve">id’s </w:t>
      </w:r>
      <w:r w:rsidR="00AA40D7" w:rsidRPr="001D4593">
        <w:rPr>
          <w:rFonts w:ascii="Consolas" w:hAnsi="Consolas"/>
          <w:b/>
          <w:sz w:val="20"/>
          <w:szCs w:val="20"/>
          <w:rPrChange w:id="95" w:author="Varun Jain" w:date="2024-12-04T20:06:00Z" w16du:dateUtc="2024-12-04T14:36:00Z">
            <w:rPr/>
          </w:rPrChange>
        </w:rPr>
        <w:t>RowDefinitions</w:t>
      </w:r>
      <w:r w:rsidR="00AA40D7">
        <w:t xml:space="preserve"> and </w:t>
      </w:r>
      <w:r w:rsidR="00AA40D7" w:rsidRPr="001D4593">
        <w:rPr>
          <w:rFonts w:ascii="Consolas" w:hAnsi="Consolas"/>
          <w:b/>
          <w:sz w:val="20"/>
          <w:szCs w:val="20"/>
          <w:rPrChange w:id="96" w:author="Varun Jain" w:date="2024-12-04T20:06:00Z" w16du:dateUtc="2024-12-04T14:36:00Z">
            <w:rPr/>
          </w:rPrChange>
        </w:rPr>
        <w:t>Column</w:t>
      </w:r>
      <w:del w:id="97" w:author="Varun Jain" w:date="2024-12-04T20:06:00Z" w16du:dateUtc="2024-12-04T14:36:00Z">
        <w:r w:rsidR="00AA40D7" w:rsidRPr="001D4593" w:rsidDel="001D4593">
          <w:rPr>
            <w:rFonts w:ascii="Consolas" w:hAnsi="Consolas"/>
            <w:b/>
            <w:sz w:val="20"/>
            <w:szCs w:val="20"/>
            <w:rPrChange w:id="98" w:author="Varun Jain" w:date="2024-12-04T20:06:00Z" w16du:dateUtc="2024-12-04T14:36:00Z">
              <w:rPr/>
            </w:rPrChange>
          </w:rPr>
          <w:delText xml:space="preserve"> </w:delText>
        </w:r>
      </w:del>
      <w:r w:rsidR="00AA40D7" w:rsidRPr="001D4593">
        <w:rPr>
          <w:rFonts w:ascii="Consolas" w:hAnsi="Consolas"/>
          <w:b/>
          <w:sz w:val="20"/>
          <w:szCs w:val="20"/>
          <w:rPrChange w:id="99" w:author="Varun Jain" w:date="2024-12-04T20:06:00Z" w16du:dateUtc="2024-12-04T14:36:00Z">
            <w:rPr/>
          </w:rPrChange>
        </w:rPr>
        <w:t>Definitions</w:t>
      </w:r>
      <w:r w:rsidR="00AA40D7">
        <w:t xml:space="preserve"> accordingly.</w:t>
      </w:r>
      <w:r w:rsidR="00034A08">
        <w:t xml:space="preserve"> Refer to the following code:</w:t>
      </w:r>
    </w:p>
    <w:p w14:paraId="5156D4F2" w14:textId="77777777" w:rsidR="001D4593" w:rsidRPr="001D4593" w:rsidRDefault="001D4593">
      <w:pPr>
        <w:pStyle w:val="NormalBPBHEB"/>
        <w:pPrChange w:id="100" w:author="Varun Jain" w:date="2024-12-04T20:06:00Z" w16du:dateUtc="2024-12-04T14:36:00Z">
          <w:pPr>
            <w:pStyle w:val="NormalBPBHEB"/>
            <w:numPr>
              <w:numId w:val="42"/>
            </w:numPr>
            <w:ind w:left="720" w:hanging="360"/>
          </w:pPr>
        </w:pPrChange>
      </w:pPr>
    </w:p>
    <w:p w14:paraId="73E5C3B8" w14:textId="77777777" w:rsidR="00836D30" w:rsidRPr="00E678AE" w:rsidRDefault="00836D30" w:rsidP="00836D30">
      <w:pPr>
        <w:numPr>
          <w:ilvl w:val="0"/>
          <w:numId w:val="2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2D39EC">
        <w:rPr>
          <w:rFonts w:ascii="Consolas" w:eastAsia="Times New Roman" w:hAnsi="Consolas" w:cs="Times New Roman"/>
          <w:color w:val="5C5C5C"/>
          <w:sz w:val="21"/>
          <w:szCs w:val="21"/>
        </w:rPr>
        <w:t>    </w:t>
      </w:r>
      <w:r w:rsidRPr="00E678AE">
        <w:rPr>
          <w:rFonts w:ascii="Consolas" w:eastAsia="Times New Roman" w:hAnsi="Consolas" w:cs="Times New Roman"/>
          <w:color w:val="5C5C5C"/>
          <w:sz w:val="20"/>
          <w:szCs w:val="20"/>
        </w:rPr>
        <w:t>&lt;</w:t>
      </w:r>
      <w:r w:rsidRPr="00E678AE">
        <w:rPr>
          <w:rFonts w:ascii="Consolas" w:eastAsia="Times New Roman" w:hAnsi="Consolas" w:cs="Times New Roman"/>
          <w:color w:val="E45649"/>
          <w:sz w:val="20"/>
          <w:szCs w:val="20"/>
        </w:rPr>
        <w:t>Grid</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Padding</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"5"</w:t>
      </w:r>
      <w:r w:rsidRPr="00E678AE">
        <w:rPr>
          <w:rFonts w:ascii="Consolas" w:eastAsia="Times New Roman" w:hAnsi="Consolas" w:cs="Times New Roman"/>
          <w:color w:val="5C5C5C"/>
          <w:sz w:val="20"/>
          <w:szCs w:val="20"/>
        </w:rPr>
        <w:t>&gt;</w:t>
      </w:r>
    </w:p>
    <w:p w14:paraId="509251D8" w14:textId="77777777" w:rsidR="00836D30" w:rsidRPr="00E678AE" w:rsidRDefault="00836D30" w:rsidP="00836D30">
      <w:pPr>
        <w:numPr>
          <w:ilvl w:val="0"/>
          <w:numId w:val="26"/>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Grid.RowDefinitions</w:t>
      </w:r>
      <w:r w:rsidRPr="00E678AE">
        <w:rPr>
          <w:rFonts w:ascii="Consolas" w:eastAsia="Times New Roman" w:hAnsi="Consolas" w:cs="Times New Roman"/>
          <w:color w:val="5C5C5C"/>
          <w:sz w:val="20"/>
          <w:szCs w:val="20"/>
        </w:rPr>
        <w:t>&gt;</w:t>
      </w:r>
    </w:p>
    <w:p w14:paraId="185AA9CE" w14:textId="77777777" w:rsidR="00836D30" w:rsidRPr="00E678AE" w:rsidRDefault="00836D30" w:rsidP="00836D30">
      <w:pPr>
        <w:numPr>
          <w:ilvl w:val="0"/>
          <w:numId w:val="2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6931119C" w14:textId="77777777" w:rsidR="00836D30" w:rsidRPr="00E678AE" w:rsidRDefault="00836D30" w:rsidP="00836D30">
      <w:pPr>
        <w:numPr>
          <w:ilvl w:val="0"/>
          <w:numId w:val="26"/>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1A7D7C58" w14:textId="77777777" w:rsidR="00836D30" w:rsidRPr="00E678AE" w:rsidRDefault="00836D30" w:rsidP="00836D30">
      <w:pPr>
        <w:numPr>
          <w:ilvl w:val="0"/>
          <w:numId w:val="2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"0.125*"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5B17FA4F" w14:textId="77777777" w:rsidR="00836D30" w:rsidRPr="00E678AE" w:rsidRDefault="00836D30" w:rsidP="00836D30">
      <w:pPr>
        <w:numPr>
          <w:ilvl w:val="0"/>
          <w:numId w:val="26"/>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41EA8755" w14:textId="77777777" w:rsidR="00836D30" w:rsidRPr="00E678AE" w:rsidRDefault="00836D30" w:rsidP="00836D30">
      <w:pPr>
        <w:numPr>
          <w:ilvl w:val="0"/>
          <w:numId w:val="2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"0.125*"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5D56B187" w14:textId="77777777" w:rsidR="00836D30" w:rsidRPr="00E678AE" w:rsidRDefault="00836D30" w:rsidP="00836D30">
      <w:pPr>
        <w:numPr>
          <w:ilvl w:val="0"/>
          <w:numId w:val="26"/>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Grid.RowDefinitions</w:t>
      </w:r>
      <w:r w:rsidRPr="00E678AE">
        <w:rPr>
          <w:rFonts w:ascii="Consolas" w:eastAsia="Times New Roman" w:hAnsi="Consolas" w:cs="Times New Roman"/>
          <w:color w:val="5C5C5C"/>
          <w:sz w:val="20"/>
          <w:szCs w:val="20"/>
        </w:rPr>
        <w:t>&gt;</w:t>
      </w:r>
    </w:p>
    <w:p w14:paraId="61E5663A" w14:textId="77777777" w:rsidR="00836D30" w:rsidRPr="00E678AE" w:rsidRDefault="00836D30" w:rsidP="00836D30">
      <w:pPr>
        <w:numPr>
          <w:ilvl w:val="0"/>
          <w:numId w:val="2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Grid.ColumnDefinitions</w:t>
      </w:r>
      <w:r w:rsidRPr="00E678AE">
        <w:rPr>
          <w:rFonts w:ascii="Consolas" w:eastAsia="Times New Roman" w:hAnsi="Consolas" w:cs="Times New Roman"/>
          <w:color w:val="5C5C5C"/>
          <w:sz w:val="20"/>
          <w:szCs w:val="20"/>
        </w:rPr>
        <w:t>&gt;</w:t>
      </w:r>
    </w:p>
    <w:p w14:paraId="388FA546" w14:textId="77777777" w:rsidR="00836D30" w:rsidRPr="00E678AE" w:rsidRDefault="00836D30" w:rsidP="00836D30">
      <w:pPr>
        <w:numPr>
          <w:ilvl w:val="0"/>
          <w:numId w:val="26"/>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ColumnDefinition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Width</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ColumnDefinition</w:t>
      </w:r>
      <w:r w:rsidRPr="00E678AE">
        <w:rPr>
          <w:rFonts w:ascii="Consolas" w:eastAsia="Times New Roman" w:hAnsi="Consolas" w:cs="Times New Roman"/>
          <w:color w:val="5C5C5C"/>
          <w:sz w:val="20"/>
          <w:szCs w:val="20"/>
        </w:rPr>
        <w:t>&gt;</w:t>
      </w:r>
    </w:p>
    <w:p w14:paraId="79C43EF9" w14:textId="77777777" w:rsidR="00836D30" w:rsidRPr="00E678AE" w:rsidRDefault="00836D30" w:rsidP="00836D30">
      <w:pPr>
        <w:numPr>
          <w:ilvl w:val="0"/>
          <w:numId w:val="2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ColumnDefinition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Width</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ColumnDefinition</w:t>
      </w:r>
      <w:r w:rsidRPr="00E678AE">
        <w:rPr>
          <w:rFonts w:ascii="Consolas" w:eastAsia="Times New Roman" w:hAnsi="Consolas" w:cs="Times New Roman"/>
          <w:color w:val="5C5C5C"/>
          <w:sz w:val="20"/>
          <w:szCs w:val="20"/>
        </w:rPr>
        <w:t>&gt;</w:t>
      </w:r>
    </w:p>
    <w:p w14:paraId="78B0E0C6" w14:textId="77777777" w:rsidR="00836D30" w:rsidRPr="00E678AE" w:rsidRDefault="00836D30" w:rsidP="00836D30">
      <w:pPr>
        <w:numPr>
          <w:ilvl w:val="0"/>
          <w:numId w:val="26"/>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Grid.ColumnDefinitions</w:t>
      </w:r>
      <w:r w:rsidRPr="00E678AE">
        <w:rPr>
          <w:rFonts w:ascii="Consolas" w:eastAsia="Times New Roman" w:hAnsi="Consolas" w:cs="Times New Roman"/>
          <w:color w:val="5C5C5C"/>
          <w:sz w:val="20"/>
          <w:szCs w:val="20"/>
        </w:rPr>
        <w:t>&gt;</w:t>
      </w:r>
    </w:p>
    <w:p w14:paraId="70ADCD32" w14:textId="77777777" w:rsidR="00836D30" w:rsidRPr="00E678AE" w:rsidRDefault="00836D30" w:rsidP="00836D30">
      <w:pPr>
        <w:numPr>
          <w:ilvl w:val="0"/>
          <w:numId w:val="2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w:t>
      </w:r>
      <w:r w:rsidRPr="00E678AE">
        <w:rPr>
          <w:rFonts w:ascii="Consolas" w:eastAsia="Times New Roman" w:hAnsi="Consolas" w:cs="Times New Roman"/>
          <w:color w:val="5C5C5C"/>
          <w:sz w:val="20"/>
          <w:szCs w:val="20"/>
        </w:rPr>
        <w:t>&gt;</w:t>
      </w:r>
    </w:p>
    <w:p w14:paraId="17A017E8" w14:textId="77777777" w:rsidR="00836D30" w:rsidRPr="001D4593" w:rsidRDefault="00836D30">
      <w:pPr>
        <w:pStyle w:val="NormalBPBHEB"/>
        <w:pPrChange w:id="101" w:author="Varun Jain" w:date="2024-12-04T20:06:00Z" w16du:dateUtc="2024-12-04T14:36:00Z">
          <w:pPr>
            <w:pStyle w:val="NormalBPBHEB"/>
            <w:ind w:left="720"/>
          </w:pPr>
        </w:pPrChange>
      </w:pPr>
    </w:p>
    <w:p w14:paraId="5A7CAC03" w14:textId="529BAC42" w:rsidR="00A43E2B" w:rsidRDefault="007E595A" w:rsidP="00E678AE">
      <w:pPr>
        <w:pStyle w:val="NormalBPBHEB"/>
        <w:numPr>
          <w:ilvl w:val="0"/>
          <w:numId w:val="26"/>
        </w:numPr>
      </w:pPr>
      <w:r>
        <w:t xml:space="preserve">Any control can be placed within a </w:t>
      </w:r>
      <w:r w:rsidRPr="001D4593">
        <w:rPr>
          <w:rFonts w:ascii="Consolas" w:hAnsi="Consolas"/>
          <w:b/>
          <w:sz w:val="20"/>
          <w:szCs w:val="20"/>
          <w:rPrChange w:id="102" w:author="Varun Jain" w:date="2024-12-04T20:06:00Z" w16du:dateUtc="2024-12-04T14:36:00Z">
            <w:rPr/>
          </w:rPrChange>
        </w:rPr>
        <w:t>Grid</w:t>
      </w:r>
      <w:r>
        <w:t xml:space="preserve"> by using its </w:t>
      </w:r>
      <w:r w:rsidRPr="001D4593">
        <w:rPr>
          <w:rFonts w:ascii="Consolas" w:hAnsi="Consolas"/>
          <w:b/>
          <w:sz w:val="20"/>
          <w:szCs w:val="20"/>
          <w:rPrChange w:id="103" w:author="Varun Jain" w:date="2024-12-04T20:07:00Z" w16du:dateUtc="2024-12-04T14:37:00Z">
            <w:rPr/>
          </w:rPrChange>
        </w:rPr>
        <w:t>Grid.Row</w:t>
      </w:r>
      <w:r>
        <w:t xml:space="preserve"> and </w:t>
      </w:r>
      <w:r w:rsidRPr="001D4593">
        <w:rPr>
          <w:rFonts w:ascii="Consolas" w:hAnsi="Consolas"/>
          <w:b/>
          <w:sz w:val="20"/>
          <w:szCs w:val="20"/>
          <w:rPrChange w:id="104" w:author="Varun Jain" w:date="2024-12-04T20:07:00Z" w16du:dateUtc="2024-12-04T14:37:00Z">
            <w:rPr/>
          </w:rPrChange>
        </w:rPr>
        <w:t>Grid.Column</w:t>
      </w:r>
      <w:r>
        <w:t xml:space="preserve"> properties that represent </w:t>
      </w:r>
      <w:r w:rsidR="00AF622C">
        <w:t xml:space="preserve">which column and which row the control will be placed in. The values of rows and columns start with 0. That means, if there are two columns in the </w:t>
      </w:r>
      <w:r w:rsidR="00B176C2">
        <w:t>g</w:t>
      </w:r>
      <w:r w:rsidR="00AF622C">
        <w:t>rid, the first column will be rep</w:t>
      </w:r>
      <w:r w:rsidR="00772016">
        <w:t xml:space="preserve">resented by the value </w:t>
      </w:r>
      <w:r w:rsidR="00772016" w:rsidRPr="001D4593">
        <w:rPr>
          <w:rFonts w:ascii="Consolas" w:hAnsi="Consolas"/>
          <w:b/>
          <w:sz w:val="20"/>
          <w:szCs w:val="20"/>
          <w:rPrChange w:id="105" w:author="Varun Jain" w:date="2024-12-04T20:07:00Z" w16du:dateUtc="2024-12-04T14:37:00Z">
            <w:rPr/>
          </w:rPrChange>
        </w:rPr>
        <w:t>Grid.Column=</w:t>
      </w:r>
      <w:r w:rsidR="00B176C2" w:rsidRPr="001D4593">
        <w:rPr>
          <w:rFonts w:ascii="Consolas" w:hAnsi="Consolas"/>
          <w:b/>
          <w:sz w:val="20"/>
          <w:szCs w:val="20"/>
          <w:rPrChange w:id="106" w:author="Varun Jain" w:date="2024-12-04T20:07:00Z" w16du:dateUtc="2024-12-04T14:37:00Z">
            <w:rPr/>
          </w:rPrChange>
        </w:rPr>
        <w:t>“</w:t>
      </w:r>
      <w:r w:rsidR="00772016" w:rsidRPr="001D4593">
        <w:rPr>
          <w:rFonts w:ascii="Consolas" w:hAnsi="Consolas"/>
          <w:b/>
          <w:sz w:val="20"/>
          <w:szCs w:val="20"/>
          <w:rPrChange w:id="107" w:author="Varun Jain" w:date="2024-12-04T20:07:00Z" w16du:dateUtc="2024-12-04T14:37:00Z">
            <w:rPr/>
          </w:rPrChange>
        </w:rPr>
        <w:t>0</w:t>
      </w:r>
      <w:r w:rsidR="00B176C2" w:rsidRPr="001D4593">
        <w:rPr>
          <w:rFonts w:ascii="Consolas" w:hAnsi="Consolas"/>
          <w:b/>
          <w:sz w:val="20"/>
          <w:szCs w:val="20"/>
          <w:rPrChange w:id="108" w:author="Varun Jain" w:date="2024-12-04T20:07:00Z" w16du:dateUtc="2024-12-04T14:37:00Z">
            <w:rPr/>
          </w:rPrChange>
        </w:rPr>
        <w:t>”</w:t>
      </w:r>
      <w:r w:rsidR="00772016">
        <w:t xml:space="preserve"> and the second column by the value </w:t>
      </w:r>
      <w:r w:rsidR="00772016" w:rsidRPr="001D4593">
        <w:rPr>
          <w:rFonts w:ascii="Consolas" w:hAnsi="Consolas"/>
          <w:b/>
          <w:sz w:val="20"/>
          <w:szCs w:val="20"/>
          <w:rPrChange w:id="109" w:author="Varun Jain" w:date="2024-12-04T20:07:00Z" w16du:dateUtc="2024-12-04T14:37:00Z">
            <w:rPr/>
          </w:rPrChange>
        </w:rPr>
        <w:t>Grid.Column</w:t>
      </w:r>
      <w:r w:rsidR="00B176C2" w:rsidRPr="001D4593">
        <w:rPr>
          <w:rFonts w:ascii="Consolas" w:hAnsi="Consolas"/>
          <w:b/>
          <w:sz w:val="20"/>
          <w:szCs w:val="20"/>
          <w:rPrChange w:id="110" w:author="Varun Jain" w:date="2024-12-04T20:07:00Z" w16du:dateUtc="2024-12-04T14:37:00Z">
            <w:rPr/>
          </w:rPrChange>
        </w:rPr>
        <w:t>=“1”</w:t>
      </w:r>
      <w:r w:rsidR="00B176C2">
        <w:t xml:space="preserve">. </w:t>
      </w:r>
      <w:r w:rsidR="00772016">
        <w:t xml:space="preserve">Row numbers are also determined in </w:t>
      </w:r>
      <w:r w:rsidR="00034A08">
        <w:t xml:space="preserve">a </w:t>
      </w:r>
      <w:r w:rsidR="00772016">
        <w:t>similar way.</w:t>
      </w:r>
    </w:p>
    <w:p w14:paraId="714A9E52" w14:textId="7292025A" w:rsidR="007E5ABB" w:rsidRDefault="00771D8E" w:rsidP="00E678AE">
      <w:pPr>
        <w:pStyle w:val="NormalBPBHEB"/>
        <w:numPr>
          <w:ilvl w:val="0"/>
          <w:numId w:val="26"/>
        </w:numPr>
      </w:pPr>
      <w:r>
        <w:t xml:space="preserve">For our app, we will place </w:t>
      </w:r>
      <w:r w:rsidRPr="001D4593">
        <w:rPr>
          <w:rFonts w:ascii="Consolas" w:hAnsi="Consolas"/>
          <w:b/>
          <w:sz w:val="20"/>
          <w:szCs w:val="20"/>
          <w:rPrChange w:id="111" w:author="Varun Jain" w:date="2024-12-04T20:07:00Z" w16du:dateUtc="2024-12-04T14:37:00Z">
            <w:rPr/>
          </w:rPrChange>
        </w:rPr>
        <w:t>Frame</w:t>
      </w:r>
      <w:r w:rsidR="00052BBD">
        <w:t xml:space="preserve"> control</w:t>
      </w:r>
      <w:r>
        <w:t>s inside the rows and columns.</w:t>
      </w:r>
      <w:r w:rsidR="00052BBD">
        <w:t xml:space="preserve"> A </w:t>
      </w:r>
      <w:ins w:id="112" w:author="Varun Jain" w:date="2024-12-04T20:07:00Z" w16du:dateUtc="2024-12-04T14:37:00Z">
        <w:r w:rsidR="001D4593">
          <w:t>F</w:t>
        </w:r>
      </w:ins>
      <w:del w:id="113" w:author="Varun Jain" w:date="2024-12-04T20:07:00Z" w16du:dateUtc="2024-12-04T14:37:00Z">
        <w:r w:rsidR="007D1B2E" w:rsidDel="001D4593">
          <w:delText>f</w:delText>
        </w:r>
      </w:del>
      <w:r w:rsidR="00052BBD">
        <w:t xml:space="preserve">rame control is used to wrap a view or layout with a border that can be </w:t>
      </w:r>
      <w:r w:rsidR="006179CB">
        <w:t>configured with color, shadow</w:t>
      </w:r>
      <w:r w:rsidR="00B176C2">
        <w:t>,</w:t>
      </w:r>
      <w:r w:rsidR="006179CB">
        <w:t xml:space="preserve"> and other options. Frame</w:t>
      </w:r>
      <w:r w:rsidR="00191726">
        <w:t xml:space="preserve"> control</w:t>
      </w:r>
      <w:r w:rsidR="006179CB">
        <w:t>s are generally used to cr</w:t>
      </w:r>
      <w:r w:rsidR="00B176C2">
        <w:t>e</w:t>
      </w:r>
      <w:r w:rsidR="006179CB">
        <w:t>ate borders around controls but can also be used to create more complex UI.</w:t>
      </w:r>
      <w:r w:rsidR="00191726">
        <w:t xml:space="preserve"> It may be worth mentioning here that </w:t>
      </w:r>
      <w:r w:rsidR="00034A08">
        <w:t xml:space="preserve">a </w:t>
      </w:r>
      <w:r w:rsidR="00B176C2">
        <w:t>b</w:t>
      </w:r>
      <w:r w:rsidR="00191726">
        <w:t xml:space="preserve">order </w:t>
      </w:r>
      <w:r w:rsidR="00D96083">
        <w:t xml:space="preserve">can also be used in place of a </w:t>
      </w:r>
      <w:ins w:id="114" w:author="Varun Jain" w:date="2024-12-04T20:07:00Z" w16du:dateUtc="2024-12-04T14:37:00Z">
        <w:r w:rsidR="001D4593">
          <w:t>F</w:t>
        </w:r>
      </w:ins>
      <w:del w:id="115" w:author="Varun Jain" w:date="2024-12-04T20:07:00Z" w16du:dateUtc="2024-12-04T14:37:00Z">
        <w:r w:rsidR="00B176C2" w:rsidDel="001D4593">
          <w:delText>f</w:delText>
        </w:r>
      </w:del>
      <w:r w:rsidR="00D96083">
        <w:t>rame.</w:t>
      </w:r>
    </w:p>
    <w:p w14:paraId="50198564" w14:textId="5F09123C" w:rsidR="00734128" w:rsidRDefault="00734128" w:rsidP="00E678AE">
      <w:pPr>
        <w:pStyle w:val="NormalBPBHEB"/>
        <w:numPr>
          <w:ilvl w:val="0"/>
          <w:numId w:val="26"/>
        </w:numPr>
      </w:pPr>
      <w:r>
        <w:t xml:space="preserve">For each </w:t>
      </w:r>
      <w:r w:rsidR="00B176C2">
        <w:t>f</w:t>
      </w:r>
      <w:r>
        <w:t>rame</w:t>
      </w:r>
      <w:r w:rsidR="00034A08">
        <w:t>,</w:t>
      </w:r>
      <w:r>
        <w:t xml:space="preserve"> we will provide a</w:t>
      </w:r>
      <w:r w:rsidR="00D370EB">
        <w:t xml:space="preserve"> background color using the</w:t>
      </w:r>
      <w:r>
        <w:t xml:space="preserve"> </w:t>
      </w:r>
      <w:r w:rsidR="00B176C2">
        <w:t>b</w:t>
      </w:r>
      <w:r>
        <w:t>ackground</w:t>
      </w:r>
      <w:r w:rsidR="00D370EB">
        <w:t xml:space="preserve"> property.</w:t>
      </w:r>
    </w:p>
    <w:p w14:paraId="6C8AD35B" w14:textId="1C6DB10C" w:rsidR="008B7A1E" w:rsidRDefault="009213EA" w:rsidP="00B176C2">
      <w:pPr>
        <w:pStyle w:val="NormalBPBHEB"/>
        <w:numPr>
          <w:ilvl w:val="0"/>
          <w:numId w:val="26"/>
        </w:numPr>
      </w:pPr>
      <w:r>
        <w:t xml:space="preserve">The </w:t>
      </w:r>
      <w:r w:rsidR="00B176C2">
        <w:t>f</w:t>
      </w:r>
      <w:r>
        <w:t>rame controls in rows 1, 3 and 5 will have to stretch across the screen</w:t>
      </w:r>
      <w:r w:rsidR="008B4453">
        <w:t xml:space="preserve"> spanning two columns. </w:t>
      </w:r>
      <w:r w:rsidR="00274B9F">
        <w:t xml:space="preserve">Set the </w:t>
      </w:r>
      <w:r w:rsidR="00274B9F" w:rsidRPr="001D4593">
        <w:rPr>
          <w:rFonts w:ascii="Consolas" w:hAnsi="Consolas"/>
          <w:b/>
          <w:sz w:val="20"/>
          <w:szCs w:val="20"/>
          <w:rPrChange w:id="116" w:author="Varun Jain" w:date="2024-12-04T20:08:00Z" w16du:dateUtc="2024-12-04T14:38:00Z">
            <w:rPr/>
          </w:rPrChange>
        </w:rPr>
        <w:t>Grid.ColumnSpan</w:t>
      </w:r>
      <w:r w:rsidR="00274B9F">
        <w:t xml:space="preserve"> property of the </w:t>
      </w:r>
      <w:r w:rsidR="00274B9F" w:rsidRPr="001D4593">
        <w:rPr>
          <w:rFonts w:ascii="Consolas" w:hAnsi="Consolas"/>
          <w:b/>
          <w:sz w:val="20"/>
          <w:szCs w:val="20"/>
          <w:rPrChange w:id="117" w:author="Varun Jain" w:date="2024-12-04T20:08:00Z" w16du:dateUtc="2024-12-04T14:38:00Z">
            <w:rPr/>
          </w:rPrChange>
        </w:rPr>
        <w:t>Frame</w:t>
      </w:r>
      <w:r w:rsidR="00274B9F">
        <w:t xml:space="preserve"> contro</w:t>
      </w:r>
      <w:r w:rsidR="00222BED">
        <w:t xml:space="preserve">l </w:t>
      </w:r>
      <w:r w:rsidR="00274B9F">
        <w:t xml:space="preserve">to </w:t>
      </w:r>
      <w:r w:rsidR="00274B9F" w:rsidRPr="001D4593">
        <w:t>2</w:t>
      </w:r>
      <w:r w:rsidR="00222BED">
        <w:t>, so that it stretches across two columns.</w:t>
      </w:r>
      <w:r w:rsidR="00034A08">
        <w:t xml:space="preserve"> Refer to the following code:</w:t>
      </w:r>
    </w:p>
    <w:p w14:paraId="2578C389" w14:textId="77777777" w:rsidR="00B176C2" w:rsidRPr="001D4593" w:rsidRDefault="00B176C2">
      <w:pPr>
        <w:pStyle w:val="NormalBPBHEB"/>
        <w:pPrChange w:id="118" w:author="Varun Jain" w:date="2024-12-04T20:08:00Z" w16du:dateUtc="2024-12-04T14:38:00Z">
          <w:pPr>
            <w:pStyle w:val="NormalBPBHEB"/>
            <w:ind w:left="360"/>
          </w:pPr>
        </w:pPrChange>
      </w:pPr>
    </w:p>
    <w:p w14:paraId="1A734D38"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bookmarkStart w:id="119" w:name="_Hlk141333660"/>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Padding</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"5"</w:t>
      </w:r>
      <w:r w:rsidRPr="00E678AE">
        <w:rPr>
          <w:rFonts w:ascii="Consolas" w:eastAsia="Times New Roman" w:hAnsi="Consolas" w:cs="Times New Roman"/>
          <w:color w:val="5C5C5C"/>
          <w:sz w:val="20"/>
          <w:szCs w:val="20"/>
        </w:rPr>
        <w:t>&gt;</w:t>
      </w:r>
    </w:p>
    <w:p w14:paraId="54662F50"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Grid.RowDefinitions</w:t>
      </w:r>
      <w:r w:rsidRPr="00E678AE">
        <w:rPr>
          <w:rFonts w:ascii="Consolas" w:eastAsia="Times New Roman" w:hAnsi="Consolas" w:cs="Times New Roman"/>
          <w:color w:val="5C5C5C"/>
          <w:sz w:val="20"/>
          <w:szCs w:val="20"/>
        </w:rPr>
        <w:t>&gt;</w:t>
      </w:r>
    </w:p>
    <w:p w14:paraId="6F320553"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6D032541"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2CB9223B"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"0.125*"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5562EF66"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4F86FE36"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lastRenderedPageBreak/>
        <w:t>            &lt;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Height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"0.125*"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RowDefinition</w:t>
      </w:r>
      <w:r w:rsidRPr="00E678AE">
        <w:rPr>
          <w:rFonts w:ascii="Consolas" w:eastAsia="Times New Roman" w:hAnsi="Consolas" w:cs="Times New Roman"/>
          <w:color w:val="5C5C5C"/>
          <w:sz w:val="20"/>
          <w:szCs w:val="20"/>
        </w:rPr>
        <w:t>&gt;</w:t>
      </w:r>
    </w:p>
    <w:p w14:paraId="08D33583"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Grid.RowDefinitions</w:t>
      </w:r>
      <w:r w:rsidRPr="00E678AE">
        <w:rPr>
          <w:rFonts w:ascii="Consolas" w:eastAsia="Times New Roman" w:hAnsi="Consolas" w:cs="Times New Roman"/>
          <w:color w:val="5C5C5C"/>
          <w:sz w:val="20"/>
          <w:szCs w:val="20"/>
        </w:rPr>
        <w:t>&gt;</w:t>
      </w:r>
    </w:p>
    <w:p w14:paraId="29B8988A"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Grid.ColumnDefinitions</w:t>
      </w:r>
      <w:r w:rsidRPr="00E678AE">
        <w:rPr>
          <w:rFonts w:ascii="Consolas" w:eastAsia="Times New Roman" w:hAnsi="Consolas" w:cs="Times New Roman"/>
          <w:color w:val="5C5C5C"/>
          <w:sz w:val="20"/>
          <w:szCs w:val="20"/>
        </w:rPr>
        <w:t>&gt;</w:t>
      </w:r>
    </w:p>
    <w:p w14:paraId="29C0B795"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ColumnDefinition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Width</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ColumnDefinition</w:t>
      </w:r>
      <w:r w:rsidRPr="00E678AE">
        <w:rPr>
          <w:rFonts w:ascii="Consolas" w:eastAsia="Times New Roman" w:hAnsi="Consolas" w:cs="Times New Roman"/>
          <w:color w:val="5C5C5C"/>
          <w:sz w:val="20"/>
          <w:szCs w:val="20"/>
        </w:rPr>
        <w:t>&gt;</w:t>
      </w:r>
    </w:p>
    <w:p w14:paraId="614F939D"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ColumnDefinition</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Width</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"0.5*"</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ColumnDefinition</w:t>
      </w:r>
      <w:r w:rsidRPr="00E678AE">
        <w:rPr>
          <w:rFonts w:ascii="Consolas" w:eastAsia="Times New Roman" w:hAnsi="Consolas" w:cs="Times New Roman"/>
          <w:color w:val="5C5C5C"/>
          <w:sz w:val="20"/>
          <w:szCs w:val="20"/>
        </w:rPr>
        <w:t>&gt;</w:t>
      </w:r>
    </w:p>
    <w:p w14:paraId="44DEC8A0"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Grid.ColumnDefinitions</w:t>
      </w:r>
      <w:r w:rsidRPr="00E678AE">
        <w:rPr>
          <w:rFonts w:ascii="Consolas" w:eastAsia="Times New Roman" w:hAnsi="Consolas" w:cs="Times New Roman"/>
          <w:color w:val="5C5C5C"/>
          <w:sz w:val="20"/>
          <w:szCs w:val="20"/>
        </w:rPr>
        <w:t>&gt;</w:t>
      </w:r>
    </w:p>
    <w:p w14:paraId="31C36CC1"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"LightBlue"</w:t>
      </w:r>
    </w:p>
    <w:p w14:paraId="312FFEA8"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Grid.ColumnSpan</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"2"</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19494501"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"LightSteelBlue"</w:t>
      </w:r>
    </w:p>
    <w:p w14:paraId="2AE90644"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Grid.Row</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"1"</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48A21C72"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"LightGreen"</w:t>
      </w:r>
    </w:p>
    <w:p w14:paraId="0E2A0EAB"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Grid.Row</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"1"</w:t>
      </w:r>
    </w:p>
    <w:p w14:paraId="7E817402"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Grid.Column</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"2"</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474C7247"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"Beige"</w:t>
      </w:r>
    </w:p>
    <w:p w14:paraId="5AC8E9E1"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Grid.Row</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"2"</w:t>
      </w:r>
    </w:p>
    <w:p w14:paraId="68C13FA4"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Grid.ColumnSpan</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"2"</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58B36DCA"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"LightSteelBlue"</w:t>
      </w:r>
    </w:p>
    <w:p w14:paraId="7687B7D8"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Grid.Row</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"3"</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4FA4D506"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"LightGreen"</w:t>
      </w:r>
    </w:p>
    <w:p w14:paraId="018D3541"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Grid.Row</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"3"</w:t>
      </w:r>
    </w:p>
    <w:p w14:paraId="2140AB93"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Grid.Column</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"2"</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4902D948"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"Beige"</w:t>
      </w:r>
    </w:p>
    <w:p w14:paraId="0D566AF3"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Grid.Row</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"4"</w:t>
      </w:r>
    </w:p>
    <w:p w14:paraId="4751A885" w14:textId="77777777" w:rsidR="00D24256" w:rsidRPr="00E678AE" w:rsidRDefault="00D24256" w:rsidP="00E678AE">
      <w:pPr>
        <w:numPr>
          <w:ilvl w:val="0"/>
          <w:numId w:val="48"/>
        </w:numPr>
        <w:pBdr>
          <w:left w:val="single" w:sz="18" w:space="0" w:color="6CE26C"/>
        </w:pBdr>
        <w:shd w:val="clear" w:color="auto" w:fill="FFFFFF"/>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Grid.ColumnSpan</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"2"</w:t>
      </w:r>
      <w:r w:rsidRPr="00E678AE">
        <w:rPr>
          <w:rFonts w:ascii="Consolas" w:eastAsia="Times New Roman" w:hAnsi="Consolas" w:cs="Times New Roman"/>
          <w:color w:val="5C5C5C"/>
          <w:sz w:val="20"/>
          <w:szCs w:val="20"/>
        </w:rPr>
        <w:t>&gt;&lt;/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22BAD1A8" w14:textId="77777777" w:rsidR="00D24256" w:rsidRPr="00E678AE" w:rsidRDefault="00D24256" w:rsidP="00E678AE">
      <w:pPr>
        <w:numPr>
          <w:ilvl w:val="0"/>
          <w:numId w:val="48"/>
        </w:numPr>
        <w:pBdr>
          <w:left w:val="single" w:sz="18" w:space="0" w:color="6CE26C"/>
        </w:pBdr>
        <w:shd w:val="clear" w:color="auto" w:fill="F8F8F8"/>
        <w:spacing w:line="270" w:lineRule="atLeast"/>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w:t>
      </w:r>
      <w:r w:rsidRPr="00E678AE">
        <w:rPr>
          <w:rFonts w:ascii="Consolas" w:eastAsia="Times New Roman" w:hAnsi="Consolas" w:cs="Times New Roman"/>
          <w:color w:val="5C5C5C"/>
          <w:sz w:val="20"/>
          <w:szCs w:val="20"/>
        </w:rPr>
        <w:t>&gt;</w:t>
      </w:r>
    </w:p>
    <w:bookmarkEnd w:id="119"/>
    <w:p w14:paraId="2A9D0695" w14:textId="18B18011" w:rsidR="00771D8E" w:rsidRDefault="00771D8E">
      <w:pPr>
        <w:pStyle w:val="NormalBPBHEB"/>
        <w:pPrChange w:id="120" w:author="Varun Jain" w:date="2024-12-04T20:09:00Z" w16du:dateUtc="2024-12-04T14:39:00Z">
          <w:pPr>
            <w:pStyle w:val="NormalBPBHEB"/>
            <w:ind w:left="720"/>
          </w:pPr>
        </w:pPrChange>
      </w:pPr>
      <w:del w:id="121" w:author="Varun Jain" w:date="2024-12-04T20:09:00Z" w16du:dateUtc="2024-12-04T14:39:00Z">
        <w:r w:rsidDel="00802C9A">
          <w:delText xml:space="preserve">  </w:delText>
        </w:r>
      </w:del>
    </w:p>
    <w:p w14:paraId="0DAFF2AD" w14:textId="59B7F8D0" w:rsidR="003C6BDE" w:rsidRPr="00802C9A" w:rsidRDefault="00E04D33" w:rsidP="00E678AE">
      <w:pPr>
        <w:pStyle w:val="NormalBPBHEB"/>
        <w:numPr>
          <w:ilvl w:val="0"/>
          <w:numId w:val="26"/>
        </w:numPr>
        <w:rPr>
          <w:ins w:id="122" w:author="Varun Jain" w:date="2024-12-04T20:09:00Z" w16du:dateUtc="2024-12-04T14:39:00Z"/>
          <w:rPrChange w:id="123" w:author="Varun Jain" w:date="2024-12-04T20:09:00Z" w16du:dateUtc="2024-12-04T14:39:00Z">
            <w:rPr>
              <w:ins w:id="124" w:author="Varun Jain" w:date="2024-12-04T20:09:00Z" w16du:dateUtc="2024-12-04T14:39:00Z"/>
              <w:i/>
              <w:iCs/>
            </w:rPr>
          </w:rPrChange>
        </w:rPr>
      </w:pPr>
      <w:r>
        <w:t>At this stage, t</w:t>
      </w:r>
      <w:r w:rsidR="003C6BDE">
        <w:t xml:space="preserve">he UI should look like the illustration in </w:t>
      </w:r>
      <w:r w:rsidR="00D30C8B" w:rsidRPr="00E678AE">
        <w:rPr>
          <w:i/>
          <w:iCs/>
        </w:rPr>
        <w:t xml:space="preserve">Figure </w:t>
      </w:r>
      <w:r w:rsidRPr="00E678AE">
        <w:rPr>
          <w:i/>
          <w:iCs/>
        </w:rPr>
        <w:t>7.8</w:t>
      </w:r>
      <w:r w:rsidR="007D1B2E">
        <w:rPr>
          <w:i/>
          <w:iCs/>
        </w:rPr>
        <w:t>:</w:t>
      </w:r>
    </w:p>
    <w:p w14:paraId="410EC758" w14:textId="77777777" w:rsidR="00802C9A" w:rsidRPr="00802C9A" w:rsidRDefault="00802C9A">
      <w:pPr>
        <w:pStyle w:val="NormalBPBHEB"/>
        <w:pPrChange w:id="125" w:author="Varun Jain" w:date="2024-12-04T20:09:00Z" w16du:dateUtc="2024-12-04T14:39:00Z">
          <w:pPr>
            <w:pStyle w:val="NormalBPBHEB"/>
            <w:numPr>
              <w:numId w:val="26"/>
            </w:numPr>
            <w:tabs>
              <w:tab w:val="num" w:pos="720"/>
            </w:tabs>
            <w:ind w:left="720" w:hanging="360"/>
          </w:pPr>
        </w:pPrChange>
      </w:pPr>
    </w:p>
    <w:p w14:paraId="2449EDAC" w14:textId="77777777" w:rsidR="001D7809" w:rsidRDefault="001D7809" w:rsidP="00E678AE">
      <w:pPr>
        <w:pStyle w:val="FigureBPBHEB"/>
      </w:pPr>
      <w:r w:rsidRPr="001D7809">
        <w:rPr>
          <w:noProof/>
        </w:rPr>
        <w:lastRenderedPageBreak/>
        <w:drawing>
          <wp:inline distT="0" distB="0" distL="0" distR="0" wp14:anchorId="487C25D5" wp14:editId="3AFD4DEB">
            <wp:extent cx="2479628" cy="5620490"/>
            <wp:effectExtent l="0" t="0" r="0" b="0"/>
            <wp:docPr id="8" name="Picture 8">
              <a:extLst xmlns:a="http://schemas.openxmlformats.org/drawingml/2006/main">
                <a:ext uri="{FF2B5EF4-FFF2-40B4-BE49-F238E27FC236}">
                  <a16:creationId xmlns:a16="http://schemas.microsoft.com/office/drawing/2014/main" id="{AA7AFF1F-E70F-18CE-C73A-B0E7C1E5C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7AFF1F-E70F-18CE-C73A-B0E7C1E5CFE2}"/>
                        </a:ext>
                      </a:extLst>
                    </pic:cNvPr>
                    <pic:cNvPicPr>
                      <a:picLocks noChangeAspect="1"/>
                    </pic:cNvPicPr>
                  </pic:nvPicPr>
                  <pic:blipFill>
                    <a:blip r:embed="rId16"/>
                    <a:stretch>
                      <a:fillRect/>
                    </a:stretch>
                  </pic:blipFill>
                  <pic:spPr>
                    <a:xfrm>
                      <a:off x="0" y="0"/>
                      <a:ext cx="2491388" cy="5647146"/>
                    </a:xfrm>
                    <a:prstGeom prst="rect">
                      <a:avLst/>
                    </a:prstGeom>
                  </pic:spPr>
                </pic:pic>
              </a:graphicData>
            </a:graphic>
          </wp:inline>
        </w:drawing>
      </w:r>
    </w:p>
    <w:p w14:paraId="3A49632F" w14:textId="7CA10E72" w:rsidR="001D7809" w:rsidRDefault="001D7809" w:rsidP="00E678AE">
      <w:pPr>
        <w:pStyle w:val="FigureCaptionBPBHEB"/>
        <w:rPr>
          <w:ins w:id="126" w:author="Varun Jain" w:date="2024-12-04T20:09:00Z" w16du:dateUtc="2024-12-04T14:39:00Z"/>
        </w:rPr>
      </w:pPr>
      <w:r w:rsidRPr="00327FA9">
        <w:rPr>
          <w:b/>
          <w:bCs w:val="0"/>
        </w:rPr>
        <w:t>Figure 7.8</w:t>
      </w:r>
      <w:r w:rsidR="007D1B2E">
        <w:t>:</w:t>
      </w:r>
      <w:r>
        <w:t xml:space="preserve"> Layout of the app</w:t>
      </w:r>
    </w:p>
    <w:p w14:paraId="415919CF" w14:textId="77777777" w:rsidR="00802C9A" w:rsidRPr="00802C9A" w:rsidRDefault="00802C9A">
      <w:pPr>
        <w:pStyle w:val="NormalBPBHEB"/>
        <w:pPrChange w:id="127" w:author="Varun Jain" w:date="2024-12-04T20:09:00Z" w16du:dateUtc="2024-12-04T14:39:00Z">
          <w:pPr>
            <w:pStyle w:val="FigureCaptionBPBHEB"/>
          </w:pPr>
        </w:pPrChange>
      </w:pPr>
    </w:p>
    <w:p w14:paraId="3D0424CE" w14:textId="03DF4C74" w:rsidR="00A640E1" w:rsidRDefault="00A640E1" w:rsidP="00E678AE">
      <w:pPr>
        <w:pStyle w:val="Heading1BPBHEB"/>
      </w:pPr>
      <w:r w:rsidRPr="00A640E1">
        <w:t>Creating the data entry section</w:t>
      </w:r>
    </w:p>
    <w:p w14:paraId="32DC7969" w14:textId="5F277804" w:rsidR="006B690C" w:rsidRDefault="006B690C" w:rsidP="007D1B2E">
      <w:pPr>
        <w:pStyle w:val="NormalBPBHEB"/>
      </w:pPr>
      <w:r>
        <w:t>Follow these steps to insert the</w:t>
      </w:r>
      <w:r w:rsidR="00303766" w:rsidRPr="008E073D">
        <w:t xml:space="preserve"> necessary controls to develop the UI</w:t>
      </w:r>
      <w:r w:rsidR="00303766">
        <w:t xml:space="preserve"> that forms the data entry section:</w:t>
      </w:r>
    </w:p>
    <w:p w14:paraId="62040792" w14:textId="41F9AD87" w:rsidR="00A640E1" w:rsidRDefault="00DB2C11" w:rsidP="00D2333E">
      <w:pPr>
        <w:pStyle w:val="NormalBPBHEB"/>
        <w:numPr>
          <w:ilvl w:val="0"/>
          <w:numId w:val="27"/>
        </w:numPr>
      </w:pPr>
      <w:r>
        <w:t xml:space="preserve">In the previous section, we added </w:t>
      </w:r>
      <w:r w:rsidRPr="00802C9A">
        <w:rPr>
          <w:rFonts w:ascii="Consolas" w:hAnsi="Consolas"/>
          <w:b/>
          <w:sz w:val="20"/>
          <w:szCs w:val="20"/>
          <w:rPrChange w:id="128" w:author="Varun Jain" w:date="2024-12-04T20:09:00Z" w16du:dateUtc="2024-12-04T14:39:00Z">
            <w:rPr/>
          </w:rPrChange>
        </w:rPr>
        <w:t>Frames</w:t>
      </w:r>
      <w:r>
        <w:t xml:space="preserve"> inside the </w:t>
      </w:r>
      <w:r w:rsidRPr="00802C9A">
        <w:rPr>
          <w:rFonts w:ascii="Consolas" w:hAnsi="Consolas"/>
          <w:b/>
          <w:sz w:val="20"/>
          <w:szCs w:val="20"/>
          <w:rPrChange w:id="129" w:author="Varun Jain" w:date="2024-12-04T20:09:00Z" w16du:dateUtc="2024-12-04T14:39:00Z">
            <w:rPr/>
          </w:rPrChange>
        </w:rPr>
        <w:t>Grid</w:t>
      </w:r>
      <w:r>
        <w:t>.</w:t>
      </w:r>
      <w:r w:rsidR="008E073D" w:rsidRPr="008E073D">
        <w:t xml:space="preserve"> As the </w:t>
      </w:r>
      <w:r w:rsidR="008E073D" w:rsidRPr="00802C9A">
        <w:rPr>
          <w:rFonts w:ascii="Consolas" w:hAnsi="Consolas"/>
          <w:b/>
          <w:sz w:val="20"/>
          <w:szCs w:val="20"/>
          <w:rPrChange w:id="130" w:author="Varun Jain" w:date="2024-12-04T20:09:00Z" w16du:dateUtc="2024-12-04T14:39:00Z">
            <w:rPr/>
          </w:rPrChange>
        </w:rPr>
        <w:t>Frame</w:t>
      </w:r>
      <w:r w:rsidR="008E073D" w:rsidRPr="008E073D">
        <w:t xml:space="preserve"> can take only one child, we will use a layout container like </w:t>
      </w:r>
      <w:r w:rsidR="008E073D" w:rsidRPr="00802C9A">
        <w:rPr>
          <w:rFonts w:ascii="Consolas" w:hAnsi="Consolas"/>
          <w:b/>
          <w:sz w:val="20"/>
          <w:szCs w:val="20"/>
          <w:rPrChange w:id="131" w:author="Varun Jain" w:date="2024-12-04T20:09:00Z" w16du:dateUtc="2024-12-04T14:39:00Z">
            <w:rPr/>
          </w:rPrChange>
        </w:rPr>
        <w:t>VerticalStackLayout</w:t>
      </w:r>
      <w:r w:rsidR="008E073D" w:rsidRPr="008E073D">
        <w:t xml:space="preserve"> </w:t>
      </w:r>
      <w:r w:rsidR="00A12B2F">
        <w:t xml:space="preserve">or </w:t>
      </w:r>
      <w:r w:rsidR="00A12B2F" w:rsidRPr="00802C9A">
        <w:rPr>
          <w:rFonts w:ascii="Consolas" w:hAnsi="Consolas"/>
          <w:b/>
          <w:sz w:val="20"/>
          <w:szCs w:val="20"/>
          <w:rPrChange w:id="132" w:author="Varun Jain" w:date="2024-12-04T20:10:00Z" w16du:dateUtc="2024-12-04T14:40:00Z">
            <w:rPr/>
          </w:rPrChange>
        </w:rPr>
        <w:t>HorizontalStackLayout</w:t>
      </w:r>
      <w:r w:rsidR="00A12B2F">
        <w:t xml:space="preserve"> </w:t>
      </w:r>
      <w:r w:rsidR="008E073D" w:rsidRPr="008E073D">
        <w:t xml:space="preserve">as the child of the </w:t>
      </w:r>
      <w:r w:rsidR="008E073D" w:rsidRPr="00802C9A">
        <w:rPr>
          <w:rFonts w:ascii="Consolas" w:hAnsi="Consolas"/>
          <w:b/>
          <w:sz w:val="20"/>
          <w:szCs w:val="20"/>
          <w:rPrChange w:id="133" w:author="Varun Jain" w:date="2024-12-04T20:10:00Z" w16du:dateUtc="2024-12-04T14:40:00Z">
            <w:rPr/>
          </w:rPrChange>
        </w:rPr>
        <w:t>Frame</w:t>
      </w:r>
      <w:r w:rsidR="008E073D" w:rsidRPr="008E073D">
        <w:t xml:space="preserve"> and then place the </w:t>
      </w:r>
      <w:r w:rsidR="00A12B2F">
        <w:t xml:space="preserve">other controls of the UI </w:t>
      </w:r>
      <w:r w:rsidR="008E073D" w:rsidRPr="008E073D">
        <w:t>inside it.</w:t>
      </w:r>
    </w:p>
    <w:p w14:paraId="6D23C4B7" w14:textId="3E2A6C31" w:rsidR="002F3007" w:rsidRDefault="002F3007" w:rsidP="00D2333E">
      <w:pPr>
        <w:pStyle w:val="NormalBPBHEB"/>
        <w:numPr>
          <w:ilvl w:val="0"/>
          <w:numId w:val="27"/>
        </w:numPr>
      </w:pPr>
      <w:r>
        <w:t xml:space="preserve">To </w:t>
      </w:r>
      <w:r w:rsidR="00C365C8">
        <w:t xml:space="preserve">position the child controls of the </w:t>
      </w:r>
      <w:r w:rsidR="00C365C8" w:rsidRPr="00802C9A">
        <w:rPr>
          <w:rFonts w:ascii="Consolas" w:hAnsi="Consolas"/>
          <w:b/>
          <w:sz w:val="20"/>
          <w:szCs w:val="20"/>
          <w:rPrChange w:id="134" w:author="Varun Jain" w:date="2024-12-04T20:10:00Z" w16du:dateUtc="2024-12-04T14:40:00Z">
            <w:rPr/>
          </w:rPrChange>
        </w:rPr>
        <w:t>VerticalStackLayout</w:t>
      </w:r>
      <w:r w:rsidR="00C365C8" w:rsidRPr="00C365C8">
        <w:t xml:space="preserve"> </w:t>
      </w:r>
      <w:r w:rsidR="00C365C8">
        <w:t>in the center, you can set the</w:t>
      </w:r>
      <w:r w:rsidR="00C365C8" w:rsidRPr="00C365C8">
        <w:t xml:space="preserve"> two properties </w:t>
      </w:r>
      <w:r w:rsidR="00C365C8" w:rsidRPr="00802C9A">
        <w:rPr>
          <w:rFonts w:ascii="Consolas" w:hAnsi="Consolas"/>
          <w:b/>
          <w:sz w:val="20"/>
          <w:szCs w:val="20"/>
          <w:rPrChange w:id="135" w:author="Varun Jain" w:date="2024-12-04T20:10:00Z" w16du:dateUtc="2024-12-04T14:40:00Z">
            <w:rPr/>
          </w:rPrChange>
        </w:rPr>
        <w:t>HorizontalOptions=</w:t>
      </w:r>
      <w:r w:rsidR="00C365C8" w:rsidRPr="00802C9A">
        <w:rPr>
          <w:rFonts w:ascii="Consolas" w:hAnsi="Consolas"/>
          <w:b/>
          <w:sz w:val="20"/>
          <w:szCs w:val="20"/>
          <w:rPrChange w:id="136" w:author="Varun Jain" w:date="2024-12-04T20:10:00Z" w16du:dateUtc="2024-12-04T14:40:00Z">
            <w:rPr>
              <w:i/>
              <w:iCs/>
            </w:rPr>
          </w:rPrChange>
        </w:rPr>
        <w:t>Center</w:t>
      </w:r>
      <w:r w:rsidR="00C365C8" w:rsidRPr="00327FA9">
        <w:rPr>
          <w:i/>
          <w:iCs/>
        </w:rPr>
        <w:t xml:space="preserve"> </w:t>
      </w:r>
      <w:r w:rsidR="00C365C8" w:rsidRPr="00C365C8">
        <w:t xml:space="preserve">and </w:t>
      </w:r>
      <w:r w:rsidR="00C365C8" w:rsidRPr="00802C9A">
        <w:rPr>
          <w:rFonts w:ascii="Consolas" w:hAnsi="Consolas"/>
          <w:b/>
          <w:sz w:val="20"/>
          <w:szCs w:val="20"/>
          <w:rPrChange w:id="137" w:author="Varun Jain" w:date="2024-12-04T20:10:00Z" w16du:dateUtc="2024-12-04T14:40:00Z">
            <w:rPr/>
          </w:rPrChange>
        </w:rPr>
        <w:t>VerticalOptions =</w:t>
      </w:r>
      <w:r w:rsidR="00C365C8" w:rsidRPr="00802C9A">
        <w:rPr>
          <w:rFonts w:ascii="Consolas" w:hAnsi="Consolas"/>
          <w:b/>
          <w:sz w:val="20"/>
          <w:szCs w:val="20"/>
          <w:rPrChange w:id="138" w:author="Varun Jain" w:date="2024-12-04T20:10:00Z" w16du:dateUtc="2024-12-04T14:40:00Z">
            <w:rPr>
              <w:i/>
              <w:iCs/>
            </w:rPr>
          </w:rPrChange>
        </w:rPr>
        <w:t>Cente</w:t>
      </w:r>
      <w:r w:rsidR="00034A08" w:rsidRPr="00802C9A">
        <w:rPr>
          <w:rFonts w:ascii="Consolas" w:hAnsi="Consolas"/>
          <w:b/>
          <w:sz w:val="20"/>
          <w:szCs w:val="20"/>
          <w:rPrChange w:id="139" w:author="Varun Jain" w:date="2024-12-04T20:10:00Z" w16du:dateUtc="2024-12-04T14:40:00Z">
            <w:rPr>
              <w:i/>
              <w:iCs/>
            </w:rPr>
          </w:rPrChange>
        </w:rPr>
        <w:t>r</w:t>
      </w:r>
      <w:r w:rsidR="00C365C8" w:rsidRPr="00C365C8">
        <w:t>.</w:t>
      </w:r>
      <w:r w:rsidR="00C365C8">
        <w:t xml:space="preserve"> </w:t>
      </w:r>
      <w:r w:rsidR="00327FA9">
        <w:t>However</w:t>
      </w:r>
      <w:ins w:id="140" w:author="Anahita" w:date="2024-12-11T15:07:00Z" w16du:dateUtc="2024-12-11T09:37:00Z">
        <w:r w:rsidR="00AE6CD8">
          <w:t>,</w:t>
        </w:r>
      </w:ins>
      <w:r w:rsidR="00327FA9">
        <w:t xml:space="preserve"> </w:t>
      </w:r>
      <w:r w:rsidR="00C365C8">
        <w:lastRenderedPageBreak/>
        <w:t xml:space="preserve">we </w:t>
      </w:r>
      <w:r w:rsidR="007D1B2E">
        <w:t xml:space="preserve">need to </w:t>
      </w:r>
      <w:r w:rsidR="00E56592">
        <w:t xml:space="preserve">declare this for all </w:t>
      </w:r>
      <w:r w:rsidR="00C365C8">
        <w:t xml:space="preserve">the </w:t>
      </w:r>
      <w:r w:rsidR="00E56592">
        <w:t>remaining</w:t>
      </w:r>
      <w:r w:rsidR="00C365C8">
        <w:t xml:space="preserve"> </w:t>
      </w:r>
      <w:r w:rsidR="00C365C8" w:rsidRPr="00802C9A">
        <w:rPr>
          <w:rFonts w:ascii="Consolas" w:hAnsi="Consolas"/>
          <w:b/>
          <w:sz w:val="20"/>
          <w:szCs w:val="20"/>
          <w:rPrChange w:id="141" w:author="Varun Jain" w:date="2024-12-04T20:10:00Z" w16du:dateUtc="2024-12-04T14:40:00Z">
            <w:rPr/>
          </w:rPrChange>
        </w:rPr>
        <w:t>VerticalStackLayout</w:t>
      </w:r>
      <w:r w:rsidR="00C365C8">
        <w:t xml:space="preserve"> controls that we will be adding to the UI later. </w:t>
      </w:r>
      <w:r w:rsidR="00301F14">
        <w:t>Therefore,</w:t>
      </w:r>
      <w:r w:rsidR="00C365C8">
        <w:t xml:space="preserve"> it is </w:t>
      </w:r>
      <w:r w:rsidR="00E56592">
        <w:t>advisable</w:t>
      </w:r>
      <w:r w:rsidR="00C365C8">
        <w:t xml:space="preserve"> to </w:t>
      </w:r>
      <w:r w:rsidR="00AE4927">
        <w:t>define</w:t>
      </w:r>
      <w:r w:rsidR="00C365C8">
        <w:t xml:space="preserve"> a </w:t>
      </w:r>
      <w:r w:rsidR="00AE4927" w:rsidRPr="00802C9A">
        <w:rPr>
          <w:rFonts w:ascii="Consolas" w:hAnsi="Consolas"/>
          <w:b/>
          <w:sz w:val="20"/>
          <w:szCs w:val="20"/>
          <w:rPrChange w:id="142" w:author="Varun Jain" w:date="2024-12-04T20:10:00Z" w16du:dateUtc="2024-12-04T14:40:00Z">
            <w:rPr/>
          </w:rPrChange>
        </w:rPr>
        <w:t>Style</w:t>
      </w:r>
      <w:r w:rsidR="00AE4927">
        <w:t xml:space="preserve"> and </w:t>
      </w:r>
      <w:r w:rsidR="00CE5515">
        <w:t>reuse it.</w:t>
      </w:r>
    </w:p>
    <w:p w14:paraId="71D25D0F" w14:textId="6AAA9950" w:rsidR="00C74559" w:rsidRDefault="00CE5515" w:rsidP="00C74559">
      <w:pPr>
        <w:pStyle w:val="NormalBPBHEB"/>
        <w:numPr>
          <w:ilvl w:val="0"/>
          <w:numId w:val="27"/>
        </w:numPr>
      </w:pPr>
      <w:r>
        <w:t xml:space="preserve">A </w:t>
      </w:r>
      <w:r w:rsidR="007D1B2E">
        <w:t>s</w:t>
      </w:r>
      <w:r>
        <w:t>tyle can be defined at any level of a page hierarchy</w:t>
      </w:r>
      <w:r w:rsidR="00034A08">
        <w:t>,</w:t>
      </w:r>
      <w:r w:rsidR="00C74559">
        <w:t xml:space="preserve"> and all the descendant controls can use the </w:t>
      </w:r>
      <w:r w:rsidR="007D1B2E">
        <w:t>s</w:t>
      </w:r>
      <w:r w:rsidR="00C74559">
        <w:t>tyle</w:t>
      </w:r>
      <w:r>
        <w:t xml:space="preserve">. </w:t>
      </w:r>
      <w:r w:rsidR="00C74559">
        <w:t xml:space="preserve">For our app, we will declare it as a resource at the </w:t>
      </w:r>
      <w:r w:rsidR="00C74559" w:rsidRPr="00802C9A">
        <w:rPr>
          <w:rFonts w:ascii="Consolas" w:hAnsi="Consolas"/>
          <w:b/>
          <w:sz w:val="20"/>
          <w:szCs w:val="20"/>
          <w:rPrChange w:id="143" w:author="Varun Jain" w:date="2024-12-04T20:10:00Z" w16du:dateUtc="2024-12-04T14:40:00Z">
            <w:rPr/>
          </w:rPrChange>
        </w:rPr>
        <w:t>Grid</w:t>
      </w:r>
      <w:r w:rsidR="00C74559">
        <w:t xml:space="preserve"> level so that it is available for all the children of the </w:t>
      </w:r>
      <w:ins w:id="144" w:author="Varun Jain" w:date="2024-12-04T20:10:00Z" w16du:dateUtc="2024-12-04T14:40:00Z">
        <w:r w:rsidR="00802C9A" w:rsidRPr="009A413D">
          <w:rPr>
            <w:rFonts w:ascii="Consolas" w:hAnsi="Consolas"/>
            <w:b/>
            <w:sz w:val="20"/>
            <w:szCs w:val="20"/>
            <w:rPrChange w:id="145" w:author="Varun Jain" w:date="2024-12-04T20:38:00Z" w16du:dateUtc="2024-12-04T15:08:00Z">
              <w:rPr/>
            </w:rPrChange>
          </w:rPr>
          <w:t>G</w:t>
        </w:r>
      </w:ins>
      <w:del w:id="146" w:author="Varun Jain" w:date="2024-12-04T20:10:00Z" w16du:dateUtc="2024-12-04T14:40:00Z">
        <w:r w:rsidR="007D1B2E" w:rsidRPr="009A413D" w:rsidDel="00802C9A">
          <w:rPr>
            <w:rFonts w:ascii="Consolas" w:hAnsi="Consolas"/>
            <w:b/>
            <w:sz w:val="20"/>
            <w:szCs w:val="20"/>
            <w:rPrChange w:id="147" w:author="Varun Jain" w:date="2024-12-04T20:38:00Z" w16du:dateUtc="2024-12-04T15:08:00Z">
              <w:rPr/>
            </w:rPrChange>
          </w:rPr>
          <w:delText>g</w:delText>
        </w:r>
      </w:del>
      <w:r w:rsidR="00C74559" w:rsidRPr="009A413D">
        <w:rPr>
          <w:rFonts w:ascii="Consolas" w:hAnsi="Consolas"/>
          <w:b/>
          <w:sz w:val="20"/>
          <w:szCs w:val="20"/>
          <w:rPrChange w:id="148" w:author="Varun Jain" w:date="2024-12-04T20:38:00Z" w16du:dateUtc="2024-12-04T15:08:00Z">
            <w:rPr/>
          </w:rPrChange>
        </w:rPr>
        <w:t>rid</w:t>
      </w:r>
      <w:r w:rsidR="00C74559">
        <w:t>.</w:t>
      </w:r>
      <w:del w:id="149" w:author="Varun Jain" w:date="2024-12-04T20:10:00Z" w16du:dateUtc="2024-12-04T14:40:00Z">
        <w:r w:rsidR="00C74559" w:rsidDel="00802C9A">
          <w:delText xml:space="preserve"> </w:delText>
        </w:r>
      </w:del>
    </w:p>
    <w:p w14:paraId="77C06492" w14:textId="0C6D3D5A" w:rsidR="00C74559" w:rsidRDefault="00C74559" w:rsidP="00C74559">
      <w:pPr>
        <w:pStyle w:val="NormalBPBHEB"/>
        <w:numPr>
          <w:ilvl w:val="0"/>
          <w:numId w:val="27"/>
        </w:numPr>
      </w:pPr>
      <w:r>
        <w:t xml:space="preserve">When declaring </w:t>
      </w:r>
      <w:r w:rsidR="007D1B2E">
        <w:t>s</w:t>
      </w:r>
      <w:r>
        <w:t>tyle, two properties are mandatorily required:</w:t>
      </w:r>
    </w:p>
    <w:p w14:paraId="2ADF32B2" w14:textId="41A2CAD8" w:rsidR="00C74559" w:rsidRDefault="00C74559" w:rsidP="00C74559">
      <w:pPr>
        <w:pStyle w:val="NormalBPBHEB"/>
        <w:numPr>
          <w:ilvl w:val="1"/>
          <w:numId w:val="27"/>
        </w:numPr>
      </w:pPr>
      <w:r w:rsidRPr="00802C9A">
        <w:rPr>
          <w:rFonts w:ascii="Consolas" w:hAnsi="Consolas"/>
          <w:b/>
          <w:sz w:val="20"/>
          <w:szCs w:val="20"/>
          <w:rPrChange w:id="150" w:author="Varun Jain" w:date="2024-12-04T20:10:00Z" w16du:dateUtc="2024-12-04T14:40:00Z">
            <w:rPr/>
          </w:rPrChange>
        </w:rPr>
        <w:t>TargetType</w:t>
      </w:r>
      <w:r>
        <w:t xml:space="preserve"> property, which indicates which type of control can use this </w:t>
      </w:r>
      <w:r w:rsidR="00E50CFE" w:rsidRPr="009A413D">
        <w:rPr>
          <w:rFonts w:ascii="Consolas" w:hAnsi="Consolas"/>
          <w:b/>
          <w:sz w:val="20"/>
          <w:szCs w:val="20"/>
          <w:rPrChange w:id="151" w:author="Varun Jain" w:date="2024-12-04T20:39:00Z" w16du:dateUtc="2024-12-04T15:09:00Z">
            <w:rPr/>
          </w:rPrChange>
        </w:rPr>
        <w:t>S</w:t>
      </w:r>
      <w:r w:rsidRPr="009A413D">
        <w:rPr>
          <w:rFonts w:ascii="Consolas" w:hAnsi="Consolas"/>
          <w:b/>
          <w:sz w:val="20"/>
          <w:szCs w:val="20"/>
          <w:rPrChange w:id="152" w:author="Varun Jain" w:date="2024-12-04T20:39:00Z" w16du:dateUtc="2024-12-04T15:09:00Z">
            <w:rPr/>
          </w:rPrChange>
        </w:rPr>
        <w:t>tyle</w:t>
      </w:r>
      <w:ins w:id="153" w:author="Varun Jain" w:date="2024-12-04T20:10:00Z" w16du:dateUtc="2024-12-04T14:40:00Z">
        <w:r w:rsidR="00802C9A">
          <w:t>.</w:t>
        </w:r>
      </w:ins>
    </w:p>
    <w:p w14:paraId="4FA8A1AB" w14:textId="55D74F48" w:rsidR="00C74559" w:rsidRDefault="00C74559" w:rsidP="00C74559">
      <w:pPr>
        <w:pStyle w:val="NormalBPBHEB"/>
        <w:numPr>
          <w:ilvl w:val="1"/>
          <w:numId w:val="27"/>
        </w:numPr>
      </w:pPr>
      <w:r w:rsidRPr="009A413D">
        <w:rPr>
          <w:rFonts w:ascii="Consolas" w:hAnsi="Consolas"/>
          <w:b/>
          <w:sz w:val="20"/>
          <w:szCs w:val="20"/>
          <w:rPrChange w:id="154" w:author="Varun Jain" w:date="2024-12-04T20:38:00Z" w16du:dateUtc="2024-12-04T15:08:00Z">
            <w:rPr/>
          </w:rPrChange>
        </w:rPr>
        <w:t>X:Key</w:t>
      </w:r>
      <w:r>
        <w:t xml:space="preserve"> property</w:t>
      </w:r>
      <w:r w:rsidR="007D1B2E">
        <w:t xml:space="preserve"> </w:t>
      </w:r>
      <w:r>
        <w:t>provides a name for the style.</w:t>
      </w:r>
    </w:p>
    <w:p w14:paraId="134EF025" w14:textId="40094FBA" w:rsidR="00C74559" w:rsidRDefault="00C74559" w:rsidP="00C74559">
      <w:pPr>
        <w:pStyle w:val="NormalBPBHEB"/>
        <w:numPr>
          <w:ilvl w:val="0"/>
          <w:numId w:val="27"/>
        </w:numPr>
      </w:pPr>
      <w:r>
        <w:t xml:space="preserve">You can define multiple properties inside a </w:t>
      </w:r>
      <w:r w:rsidR="007D1B2E">
        <w:t>s</w:t>
      </w:r>
      <w:r>
        <w:t xml:space="preserve">tyle using </w:t>
      </w:r>
      <w:r w:rsidRPr="009A413D">
        <w:rPr>
          <w:rFonts w:ascii="Consolas" w:hAnsi="Consolas"/>
          <w:b/>
          <w:sz w:val="20"/>
          <w:szCs w:val="20"/>
          <w:rPrChange w:id="155" w:author="Varun Jain" w:date="2024-12-04T20:39:00Z" w16du:dateUtc="2024-12-04T15:09:00Z">
            <w:rPr/>
          </w:rPrChange>
        </w:rPr>
        <w:t>Setter</w:t>
      </w:r>
      <w:r>
        <w:t xml:space="preserve"> element. The </w:t>
      </w:r>
      <w:r w:rsidRPr="009A413D">
        <w:rPr>
          <w:rFonts w:ascii="Consolas" w:hAnsi="Consolas"/>
          <w:b/>
          <w:sz w:val="20"/>
          <w:szCs w:val="20"/>
          <w:rPrChange w:id="156" w:author="Varun Jain" w:date="2024-12-04T20:39:00Z" w16du:dateUtc="2024-12-04T15:09:00Z">
            <w:rPr/>
          </w:rPrChange>
        </w:rPr>
        <w:t>Setter</w:t>
      </w:r>
      <w:r>
        <w:t xml:space="preserve"> element requires two attributes to be set, </w:t>
      </w:r>
      <w:r w:rsidRPr="009A413D">
        <w:rPr>
          <w:rFonts w:ascii="Consolas" w:hAnsi="Consolas"/>
          <w:b/>
          <w:sz w:val="20"/>
          <w:szCs w:val="20"/>
          <w:rPrChange w:id="157" w:author="Varun Jain" w:date="2024-12-04T20:39:00Z" w16du:dateUtc="2024-12-04T15:09:00Z">
            <w:rPr/>
          </w:rPrChange>
        </w:rPr>
        <w:t>Property</w:t>
      </w:r>
      <w:r>
        <w:t xml:space="preserve"> and </w:t>
      </w:r>
      <w:r w:rsidRPr="009A413D">
        <w:rPr>
          <w:rFonts w:ascii="Consolas" w:hAnsi="Consolas"/>
          <w:b/>
          <w:sz w:val="20"/>
          <w:szCs w:val="20"/>
          <w:rPrChange w:id="158" w:author="Varun Jain" w:date="2024-12-04T20:39:00Z" w16du:dateUtc="2024-12-04T15:09:00Z">
            <w:rPr/>
          </w:rPrChange>
        </w:rPr>
        <w:t>Value</w:t>
      </w:r>
      <w:r>
        <w:t>.</w:t>
      </w:r>
      <w:del w:id="159" w:author="Varun Jain" w:date="2024-12-04T20:39:00Z" w16du:dateUtc="2024-12-04T15:09:00Z">
        <w:r w:rsidDel="009A413D">
          <w:delText xml:space="preserve"> </w:delText>
        </w:r>
      </w:del>
    </w:p>
    <w:p w14:paraId="74A2C91A" w14:textId="648AA9C8" w:rsidR="00CE5515" w:rsidRDefault="00C74559" w:rsidP="00C74559">
      <w:pPr>
        <w:pStyle w:val="NormalBPBHEB"/>
        <w:numPr>
          <w:ilvl w:val="0"/>
          <w:numId w:val="27"/>
        </w:numPr>
        <w:rPr>
          <w:ins w:id="160" w:author="Varun Jain" w:date="2024-12-04T20:39:00Z" w16du:dateUtc="2024-12-04T15:09:00Z"/>
        </w:rPr>
      </w:pPr>
      <w:r>
        <w:t xml:space="preserve">Once you have defined the style, you can apply the style in the target control using the markup extension syntax as shown. Remember that the curly braces </w:t>
      </w:r>
      <w:r w:rsidR="007D1B2E">
        <w:t>are</w:t>
      </w:r>
      <w:r>
        <w:t xml:space="preserve"> mandatory here</w:t>
      </w:r>
      <w:r w:rsidR="00034A08">
        <w:t>. Refer to the following code:</w:t>
      </w:r>
    </w:p>
    <w:p w14:paraId="5631EFEA" w14:textId="0FAA71DD" w:rsidR="009A413D" w:rsidRPr="009A413D" w:rsidDel="0010049D" w:rsidRDefault="009A413D">
      <w:pPr>
        <w:pStyle w:val="NormalBPBHEB"/>
        <w:rPr>
          <w:del w:id="161" w:author="Anahita" w:date="2024-12-11T15:12:00Z" w16du:dateUtc="2024-12-11T09:42:00Z"/>
        </w:rPr>
        <w:pPrChange w:id="162" w:author="Varun Jain" w:date="2024-12-04T20:39:00Z" w16du:dateUtc="2024-12-04T15:09:00Z">
          <w:pPr>
            <w:pStyle w:val="NormalBPBHEB"/>
            <w:numPr>
              <w:numId w:val="27"/>
            </w:numPr>
            <w:ind w:left="720" w:hanging="360"/>
          </w:pPr>
        </w:pPrChange>
      </w:pPr>
    </w:p>
    <w:p w14:paraId="25F3BF2D" w14:textId="77777777" w:rsidR="00B4124C" w:rsidRPr="00E678AE" w:rsidRDefault="00B4124C" w:rsidP="00B4124C">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Grid.Resources</w:t>
      </w:r>
      <w:r w:rsidRPr="00E678AE">
        <w:rPr>
          <w:rFonts w:ascii="Consolas" w:eastAsia="Times New Roman" w:hAnsi="Consolas" w:cs="Times New Roman"/>
          <w:color w:val="5C5C5C"/>
          <w:sz w:val="20"/>
          <w:szCs w:val="20"/>
        </w:rPr>
        <w:t>&gt;</w:t>
      </w:r>
    </w:p>
    <w:p w14:paraId="12F9E7C9" w14:textId="77777777" w:rsidR="00B4124C" w:rsidRPr="00E678AE" w:rsidRDefault="00B4124C" w:rsidP="00B4124C">
      <w:pPr>
        <w:numPr>
          <w:ilvl w:val="0"/>
          <w:numId w:val="2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Style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TargetType</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"Frame"</w:t>
      </w:r>
    </w:p>
    <w:p w14:paraId="183DB39C" w14:textId="77777777" w:rsidR="00B4124C" w:rsidRPr="00E678AE" w:rsidRDefault="00B4124C" w:rsidP="00B4124C">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x:Key</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"centerFrame"</w:t>
      </w:r>
      <w:r w:rsidRPr="00E678AE">
        <w:rPr>
          <w:rFonts w:ascii="Consolas" w:eastAsia="Times New Roman" w:hAnsi="Consolas" w:cs="Times New Roman"/>
          <w:color w:val="5C5C5C"/>
          <w:sz w:val="20"/>
          <w:szCs w:val="20"/>
        </w:rPr>
        <w:t>&gt;</w:t>
      </w:r>
    </w:p>
    <w:p w14:paraId="122013E2" w14:textId="77777777" w:rsidR="00B4124C" w:rsidRPr="00E678AE" w:rsidRDefault="00B4124C" w:rsidP="00B4124C">
      <w:pPr>
        <w:numPr>
          <w:ilvl w:val="0"/>
          <w:numId w:val="2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Setter</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Property</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"HorizontalOptions"</w:t>
      </w:r>
    </w:p>
    <w:p w14:paraId="73A77F05" w14:textId="77777777" w:rsidR="00B4124C" w:rsidRPr="00E678AE" w:rsidRDefault="00B4124C" w:rsidP="00B4124C">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Value</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"Center"</w:t>
      </w:r>
      <w:r w:rsidRPr="00E678AE">
        <w:rPr>
          <w:rFonts w:ascii="Consolas" w:eastAsia="Times New Roman" w:hAnsi="Consolas" w:cs="Times New Roman"/>
          <w:color w:val="5C5C5C"/>
          <w:sz w:val="20"/>
          <w:szCs w:val="20"/>
        </w:rPr>
        <w:t> /&gt;</w:t>
      </w:r>
    </w:p>
    <w:p w14:paraId="7BC0CC50" w14:textId="77777777" w:rsidR="00B4124C" w:rsidRPr="00E678AE" w:rsidRDefault="00B4124C" w:rsidP="00B4124C">
      <w:pPr>
        <w:numPr>
          <w:ilvl w:val="0"/>
          <w:numId w:val="2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Setter</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Property</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"VerticalOptions"</w:t>
      </w:r>
    </w:p>
    <w:p w14:paraId="2E6B0FAD" w14:textId="77777777" w:rsidR="00B4124C" w:rsidRPr="00E678AE" w:rsidRDefault="00B4124C" w:rsidP="00B4124C">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Value</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"Center"</w:t>
      </w:r>
      <w:r w:rsidRPr="00E678AE">
        <w:rPr>
          <w:rFonts w:ascii="Consolas" w:eastAsia="Times New Roman" w:hAnsi="Consolas" w:cs="Times New Roman"/>
          <w:color w:val="5C5C5C"/>
          <w:sz w:val="20"/>
          <w:szCs w:val="20"/>
        </w:rPr>
        <w:t> /&gt;</w:t>
      </w:r>
    </w:p>
    <w:p w14:paraId="5C452801" w14:textId="77777777" w:rsidR="00B4124C" w:rsidRPr="00E678AE" w:rsidRDefault="00B4124C" w:rsidP="00B4124C">
      <w:pPr>
        <w:numPr>
          <w:ilvl w:val="0"/>
          <w:numId w:val="2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Style</w:t>
      </w:r>
      <w:r w:rsidRPr="00E678AE">
        <w:rPr>
          <w:rFonts w:ascii="Consolas" w:eastAsia="Times New Roman" w:hAnsi="Consolas" w:cs="Times New Roman"/>
          <w:color w:val="5C5C5C"/>
          <w:sz w:val="20"/>
          <w:szCs w:val="20"/>
        </w:rPr>
        <w:t>&gt;</w:t>
      </w:r>
    </w:p>
    <w:p w14:paraId="641C8521" w14:textId="77777777" w:rsidR="00B4124C" w:rsidRPr="00E678AE" w:rsidRDefault="00B4124C" w:rsidP="00B4124C">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Grid.Resources</w:t>
      </w:r>
      <w:r w:rsidRPr="00E678AE">
        <w:rPr>
          <w:rFonts w:ascii="Consolas" w:eastAsia="Times New Roman" w:hAnsi="Consolas" w:cs="Times New Roman"/>
          <w:color w:val="5C5C5C"/>
          <w:sz w:val="20"/>
          <w:szCs w:val="20"/>
        </w:rPr>
        <w:t>&gt;</w:t>
      </w:r>
    </w:p>
    <w:p w14:paraId="352C29DE" w14:textId="77777777" w:rsidR="00B4124C" w:rsidRPr="00E678AE" w:rsidRDefault="00B4124C" w:rsidP="00B4124C">
      <w:pPr>
        <w:numPr>
          <w:ilvl w:val="0"/>
          <w:numId w:val="2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"LightBlue"</w:t>
      </w:r>
    </w:p>
    <w:p w14:paraId="7A4EEC2E" w14:textId="77777777" w:rsidR="00B4124C" w:rsidRPr="00E678AE" w:rsidRDefault="00B4124C" w:rsidP="00B4124C">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Grid.ColumnSpan</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"2"</w:t>
      </w:r>
      <w:r w:rsidRPr="00E678AE">
        <w:rPr>
          <w:rFonts w:ascii="Consolas" w:eastAsia="Times New Roman" w:hAnsi="Consolas" w:cs="Times New Roman"/>
          <w:color w:val="5C5C5C"/>
          <w:sz w:val="20"/>
          <w:szCs w:val="20"/>
        </w:rPr>
        <w:t>&gt;</w:t>
      </w:r>
    </w:p>
    <w:p w14:paraId="40C7AC4D" w14:textId="77777777" w:rsidR="00B4124C" w:rsidRPr="00E678AE" w:rsidRDefault="00B4124C" w:rsidP="00B4124C">
      <w:pPr>
        <w:numPr>
          <w:ilvl w:val="0"/>
          <w:numId w:val="2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VerticalStackLayout</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Style</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"{StaticResource centerFrame}"</w:t>
      </w:r>
      <w:r w:rsidRPr="00E678AE">
        <w:rPr>
          <w:rFonts w:ascii="Consolas" w:eastAsia="Times New Roman" w:hAnsi="Consolas" w:cs="Times New Roman"/>
          <w:color w:val="5C5C5C"/>
          <w:sz w:val="20"/>
          <w:szCs w:val="20"/>
        </w:rPr>
        <w:t>&gt;</w:t>
      </w:r>
    </w:p>
    <w:p w14:paraId="4729EF19" w14:textId="77777777" w:rsidR="00B4124C" w:rsidRPr="00E678AE" w:rsidRDefault="00B4124C" w:rsidP="00B4124C">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2EC665DA" w14:textId="77777777" w:rsidR="00B4124C" w:rsidRPr="00E678AE" w:rsidRDefault="00B4124C" w:rsidP="00B4124C">
      <w:pPr>
        <w:numPr>
          <w:ilvl w:val="0"/>
          <w:numId w:val="2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VerticalStackLayout</w:t>
      </w:r>
      <w:r w:rsidRPr="00E678AE">
        <w:rPr>
          <w:rFonts w:ascii="Consolas" w:eastAsia="Times New Roman" w:hAnsi="Consolas" w:cs="Times New Roman"/>
          <w:color w:val="5C5C5C"/>
          <w:sz w:val="20"/>
          <w:szCs w:val="20"/>
        </w:rPr>
        <w:t>&gt;</w:t>
      </w:r>
    </w:p>
    <w:p w14:paraId="0C3E38E3" w14:textId="77777777" w:rsidR="00B4124C" w:rsidRPr="00E678AE" w:rsidRDefault="00B4124C" w:rsidP="00B4124C">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42326286" w14:textId="77777777" w:rsidR="00E041FE" w:rsidRPr="009A413D" w:rsidRDefault="00E041FE">
      <w:pPr>
        <w:pStyle w:val="NormalBPBHEB"/>
        <w:pPrChange w:id="163" w:author="Varun Jain" w:date="2024-12-04T20:39:00Z" w16du:dateUtc="2024-12-04T15:09:00Z">
          <w:pPr>
            <w:pStyle w:val="NormalBPBHEB"/>
            <w:ind w:left="720"/>
          </w:pPr>
        </w:pPrChange>
      </w:pPr>
    </w:p>
    <w:p w14:paraId="287BEFF7" w14:textId="3CB17DF9" w:rsidR="0065490B" w:rsidRDefault="00EF4F1E" w:rsidP="00C74559">
      <w:pPr>
        <w:pStyle w:val="NormalBPBHEB"/>
        <w:numPr>
          <w:ilvl w:val="0"/>
          <w:numId w:val="27"/>
        </w:numPr>
        <w:rPr>
          <w:ins w:id="164" w:author="Varun Jain" w:date="2024-12-04T20:39:00Z" w16du:dateUtc="2024-12-04T15:09:00Z"/>
        </w:rPr>
      </w:pPr>
      <w:r>
        <w:t xml:space="preserve">For the first row, add a </w:t>
      </w:r>
      <w:r w:rsidRPr="009A413D">
        <w:rPr>
          <w:rFonts w:ascii="Consolas" w:hAnsi="Consolas"/>
          <w:b/>
          <w:sz w:val="20"/>
          <w:szCs w:val="20"/>
          <w:rPrChange w:id="165" w:author="Varun Jain" w:date="2024-12-04T20:39:00Z" w16du:dateUtc="2024-12-04T15:09:00Z">
            <w:rPr/>
          </w:rPrChange>
        </w:rPr>
        <w:t>Label</w:t>
      </w:r>
      <w:r>
        <w:t xml:space="preserve"> and an </w:t>
      </w:r>
      <w:r w:rsidRPr="009A413D">
        <w:rPr>
          <w:rFonts w:ascii="Consolas" w:hAnsi="Consolas"/>
          <w:b/>
          <w:sz w:val="20"/>
          <w:szCs w:val="20"/>
          <w:rPrChange w:id="166" w:author="Varun Jain" w:date="2024-12-04T20:39:00Z" w16du:dateUtc="2024-12-04T15:09:00Z">
            <w:rPr/>
          </w:rPrChange>
        </w:rPr>
        <w:t>Entry</w:t>
      </w:r>
      <w:r>
        <w:t xml:space="preserve"> control for the bill amount</w:t>
      </w:r>
      <w:r w:rsidR="00034A08">
        <w:t xml:space="preserve">, </w:t>
      </w:r>
      <w:r>
        <w:t>as shown</w:t>
      </w:r>
      <w:r w:rsidR="00034A08">
        <w:t xml:space="preserve"> in the following code:</w:t>
      </w:r>
    </w:p>
    <w:p w14:paraId="666A7CBE" w14:textId="396474DF" w:rsidR="009A413D" w:rsidRPr="009A413D" w:rsidDel="0010049D" w:rsidRDefault="009A413D">
      <w:pPr>
        <w:pStyle w:val="NormalBPBHEB"/>
        <w:rPr>
          <w:del w:id="167" w:author="Anahita" w:date="2024-12-11T15:11:00Z" w16du:dateUtc="2024-12-11T09:41:00Z"/>
        </w:rPr>
        <w:pPrChange w:id="168" w:author="Varun Jain" w:date="2024-12-04T20:39:00Z" w16du:dateUtc="2024-12-04T15:09:00Z">
          <w:pPr>
            <w:pStyle w:val="NormalBPBHEB"/>
            <w:numPr>
              <w:numId w:val="27"/>
            </w:numPr>
            <w:ind w:left="720" w:hanging="360"/>
          </w:pPr>
        </w:pPrChange>
      </w:pPr>
    </w:p>
    <w:p w14:paraId="4EB572FB" w14:textId="77777777" w:rsidR="00066BC5" w:rsidRPr="00E678AE" w:rsidRDefault="00066BC5" w:rsidP="00066BC5">
      <w:pPr>
        <w:numPr>
          <w:ilvl w:val="0"/>
          <w:numId w:val="2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2D39EC">
        <w:rPr>
          <w:rFonts w:ascii="Consolas" w:eastAsia="Times New Roman" w:hAnsi="Consolas" w:cs="Times New Roman"/>
          <w:color w:val="5C5C5C"/>
          <w:sz w:val="21"/>
          <w:szCs w:val="21"/>
        </w:rPr>
        <w:t>&lt;</w:t>
      </w:r>
      <w:r w:rsidRPr="00E678AE">
        <w:rPr>
          <w:rFonts w:ascii="Consolas" w:eastAsia="Times New Roman" w:hAnsi="Consolas" w:cs="Times New Roman"/>
          <w:color w:val="E45649"/>
          <w:sz w:val="20"/>
          <w:szCs w:val="20"/>
        </w:rPr>
        <w:t>Grid.Resources</w:t>
      </w:r>
      <w:r w:rsidRPr="00E678AE">
        <w:rPr>
          <w:rFonts w:ascii="Consolas" w:eastAsia="Times New Roman" w:hAnsi="Consolas" w:cs="Times New Roman"/>
          <w:color w:val="5C5C5C"/>
          <w:sz w:val="20"/>
          <w:szCs w:val="20"/>
        </w:rPr>
        <w:t>&gt;</w:t>
      </w:r>
    </w:p>
    <w:p w14:paraId="2208E96B" w14:textId="77777777" w:rsidR="00066BC5" w:rsidRPr="00E678AE" w:rsidRDefault="00066BC5" w:rsidP="00066BC5">
      <w:pPr>
        <w:numPr>
          <w:ilvl w:val="0"/>
          <w:numId w:val="2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Style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TargetType</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"Frame"</w:t>
      </w:r>
    </w:p>
    <w:p w14:paraId="4AEF665E" w14:textId="77777777" w:rsidR="00066BC5" w:rsidRPr="00E678AE" w:rsidRDefault="00066BC5" w:rsidP="00066BC5">
      <w:pPr>
        <w:numPr>
          <w:ilvl w:val="0"/>
          <w:numId w:val="2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x:Key</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"centerFrame"</w:t>
      </w:r>
      <w:r w:rsidRPr="00E678AE">
        <w:rPr>
          <w:rFonts w:ascii="Consolas" w:eastAsia="Times New Roman" w:hAnsi="Consolas" w:cs="Times New Roman"/>
          <w:color w:val="5C5C5C"/>
          <w:sz w:val="20"/>
          <w:szCs w:val="20"/>
        </w:rPr>
        <w:t>&gt;</w:t>
      </w:r>
    </w:p>
    <w:p w14:paraId="5D36FC56" w14:textId="77777777" w:rsidR="00066BC5" w:rsidRPr="00E678AE" w:rsidRDefault="00066BC5" w:rsidP="00066BC5">
      <w:pPr>
        <w:numPr>
          <w:ilvl w:val="0"/>
          <w:numId w:val="2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Setter</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Property</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"HorizontalOptions"</w:t>
      </w:r>
    </w:p>
    <w:p w14:paraId="217B676E" w14:textId="77777777" w:rsidR="00066BC5" w:rsidRPr="00E678AE" w:rsidRDefault="00066BC5" w:rsidP="00066BC5">
      <w:pPr>
        <w:numPr>
          <w:ilvl w:val="0"/>
          <w:numId w:val="2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Value</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"Center"</w:t>
      </w:r>
      <w:r w:rsidRPr="00E678AE">
        <w:rPr>
          <w:rFonts w:ascii="Consolas" w:eastAsia="Times New Roman" w:hAnsi="Consolas" w:cs="Times New Roman"/>
          <w:color w:val="5C5C5C"/>
          <w:sz w:val="20"/>
          <w:szCs w:val="20"/>
        </w:rPr>
        <w:t> /&gt;</w:t>
      </w:r>
    </w:p>
    <w:p w14:paraId="163BA7ED" w14:textId="77777777" w:rsidR="00066BC5" w:rsidRPr="00E678AE" w:rsidRDefault="00066BC5" w:rsidP="00066BC5">
      <w:pPr>
        <w:numPr>
          <w:ilvl w:val="0"/>
          <w:numId w:val="2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Setter</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Property</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"VerticalOptions"</w:t>
      </w:r>
    </w:p>
    <w:p w14:paraId="09A5F516" w14:textId="77777777" w:rsidR="00066BC5" w:rsidRPr="00E678AE" w:rsidRDefault="00066BC5" w:rsidP="00066BC5">
      <w:pPr>
        <w:numPr>
          <w:ilvl w:val="0"/>
          <w:numId w:val="2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Value</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"Center"</w:t>
      </w:r>
      <w:r w:rsidRPr="00E678AE">
        <w:rPr>
          <w:rFonts w:ascii="Consolas" w:eastAsia="Times New Roman" w:hAnsi="Consolas" w:cs="Times New Roman"/>
          <w:color w:val="5C5C5C"/>
          <w:sz w:val="20"/>
          <w:szCs w:val="20"/>
        </w:rPr>
        <w:t> /&gt;</w:t>
      </w:r>
    </w:p>
    <w:p w14:paraId="3EB7F322" w14:textId="77777777" w:rsidR="00066BC5" w:rsidRPr="00E678AE" w:rsidRDefault="00066BC5" w:rsidP="00066BC5">
      <w:pPr>
        <w:numPr>
          <w:ilvl w:val="0"/>
          <w:numId w:val="2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Style</w:t>
      </w:r>
      <w:r w:rsidRPr="00E678AE">
        <w:rPr>
          <w:rFonts w:ascii="Consolas" w:eastAsia="Times New Roman" w:hAnsi="Consolas" w:cs="Times New Roman"/>
          <w:color w:val="5C5C5C"/>
          <w:sz w:val="20"/>
          <w:szCs w:val="20"/>
        </w:rPr>
        <w:t>&gt;</w:t>
      </w:r>
    </w:p>
    <w:p w14:paraId="31F72449" w14:textId="77777777" w:rsidR="00066BC5" w:rsidRPr="00E678AE" w:rsidRDefault="00066BC5" w:rsidP="00066BC5">
      <w:pPr>
        <w:numPr>
          <w:ilvl w:val="0"/>
          <w:numId w:val="2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Grid.Resources</w:t>
      </w:r>
      <w:r w:rsidRPr="00E678AE">
        <w:rPr>
          <w:rFonts w:ascii="Consolas" w:eastAsia="Times New Roman" w:hAnsi="Consolas" w:cs="Times New Roman"/>
          <w:color w:val="5C5C5C"/>
          <w:sz w:val="20"/>
          <w:szCs w:val="20"/>
        </w:rPr>
        <w:t>&gt;</w:t>
      </w:r>
    </w:p>
    <w:p w14:paraId="7137E28D" w14:textId="77777777" w:rsidR="00066BC5" w:rsidRPr="00E678AE" w:rsidRDefault="00066BC5" w:rsidP="00066BC5">
      <w:pPr>
        <w:numPr>
          <w:ilvl w:val="0"/>
          <w:numId w:val="2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Background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"LightBlue"</w:t>
      </w:r>
    </w:p>
    <w:p w14:paraId="07FB39DB" w14:textId="77777777" w:rsidR="00066BC5" w:rsidRPr="00E678AE" w:rsidRDefault="00066BC5" w:rsidP="00066BC5">
      <w:pPr>
        <w:numPr>
          <w:ilvl w:val="0"/>
          <w:numId w:val="2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Grid.ColumnSpan</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"2"</w:t>
      </w:r>
      <w:r w:rsidRPr="00E678AE">
        <w:rPr>
          <w:rFonts w:ascii="Consolas" w:eastAsia="Times New Roman" w:hAnsi="Consolas" w:cs="Times New Roman"/>
          <w:color w:val="5C5C5C"/>
          <w:sz w:val="20"/>
          <w:szCs w:val="20"/>
        </w:rPr>
        <w:t>&gt;</w:t>
      </w:r>
    </w:p>
    <w:p w14:paraId="4BE73923" w14:textId="77777777" w:rsidR="00066BC5" w:rsidRPr="00E678AE" w:rsidRDefault="00066BC5" w:rsidP="00066BC5">
      <w:pPr>
        <w:numPr>
          <w:ilvl w:val="0"/>
          <w:numId w:val="2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lastRenderedPageBreak/>
        <w:t>            &lt;</w:t>
      </w:r>
      <w:r w:rsidRPr="00E678AE">
        <w:rPr>
          <w:rFonts w:ascii="Consolas" w:eastAsia="Times New Roman" w:hAnsi="Consolas" w:cs="Times New Roman"/>
          <w:color w:val="E45649"/>
          <w:sz w:val="20"/>
          <w:szCs w:val="20"/>
        </w:rPr>
        <w:t>VerticalStackLayout</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Style</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"{StaticResource centerFrame}"</w:t>
      </w:r>
      <w:r w:rsidRPr="00E678AE">
        <w:rPr>
          <w:rFonts w:ascii="Consolas" w:eastAsia="Times New Roman" w:hAnsi="Consolas" w:cs="Times New Roman"/>
          <w:color w:val="5C5C5C"/>
          <w:sz w:val="20"/>
          <w:szCs w:val="20"/>
        </w:rPr>
        <w:t>&gt;</w:t>
      </w:r>
    </w:p>
    <w:p w14:paraId="0087BE7F" w14:textId="77777777" w:rsidR="00066BC5" w:rsidRPr="00E678AE" w:rsidRDefault="00066BC5" w:rsidP="00066BC5">
      <w:pPr>
        <w:numPr>
          <w:ilvl w:val="0"/>
          <w:numId w:val="2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Label</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986801"/>
          <w:sz w:val="20"/>
          <w:szCs w:val="20"/>
        </w:rPr>
        <w:t>Text</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50A14F"/>
          <w:sz w:val="20"/>
          <w:szCs w:val="20"/>
        </w:rPr>
        <w:t>"ENTER BILL AMOUNT"</w:t>
      </w:r>
      <w:r w:rsidRPr="00E678AE">
        <w:rPr>
          <w:rFonts w:ascii="Consolas" w:eastAsia="Times New Roman" w:hAnsi="Consolas" w:cs="Times New Roman"/>
          <w:color w:val="5C5C5C"/>
          <w:sz w:val="20"/>
          <w:szCs w:val="20"/>
        </w:rPr>
        <w:t>/&gt;</w:t>
      </w:r>
    </w:p>
    <w:p w14:paraId="72A3CC40" w14:textId="77777777" w:rsidR="00066BC5" w:rsidRPr="00E678AE" w:rsidRDefault="00066BC5" w:rsidP="00066BC5">
      <w:pPr>
        <w:numPr>
          <w:ilvl w:val="0"/>
          <w:numId w:val="2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Entry</w:t>
      </w:r>
      <w:r w:rsidRPr="00E678AE">
        <w:rPr>
          <w:rFonts w:ascii="Consolas" w:eastAsia="Times New Roman" w:hAnsi="Consolas" w:cs="Times New Roman"/>
          <w:color w:val="5C5C5C"/>
          <w:sz w:val="20"/>
          <w:szCs w:val="20"/>
        </w:rPr>
        <w:t> /&gt;</w:t>
      </w:r>
    </w:p>
    <w:p w14:paraId="10DFA359" w14:textId="77777777" w:rsidR="00066BC5" w:rsidRPr="00E678AE" w:rsidRDefault="00066BC5" w:rsidP="00066BC5">
      <w:pPr>
        <w:numPr>
          <w:ilvl w:val="0"/>
          <w:numId w:val="2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VerticalStackLayout</w:t>
      </w:r>
      <w:r w:rsidRPr="00E678AE">
        <w:rPr>
          <w:rFonts w:ascii="Consolas" w:eastAsia="Times New Roman" w:hAnsi="Consolas" w:cs="Times New Roman"/>
          <w:color w:val="5C5C5C"/>
          <w:sz w:val="20"/>
          <w:szCs w:val="20"/>
        </w:rPr>
        <w:t>&gt;</w:t>
      </w:r>
    </w:p>
    <w:p w14:paraId="6E8A4227" w14:textId="77777777" w:rsidR="00066BC5" w:rsidRPr="00E678AE" w:rsidRDefault="00066BC5" w:rsidP="00066BC5">
      <w:pPr>
        <w:numPr>
          <w:ilvl w:val="0"/>
          <w:numId w:val="2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&lt;/</w:t>
      </w:r>
      <w:r w:rsidRPr="00E678AE">
        <w:rPr>
          <w:rFonts w:ascii="Consolas" w:eastAsia="Times New Roman" w:hAnsi="Consolas" w:cs="Times New Roman"/>
          <w:color w:val="E45649"/>
          <w:sz w:val="20"/>
          <w:szCs w:val="20"/>
        </w:rPr>
        <w:t>Frame</w:t>
      </w:r>
      <w:r w:rsidRPr="00E678AE">
        <w:rPr>
          <w:rFonts w:ascii="Consolas" w:eastAsia="Times New Roman" w:hAnsi="Consolas" w:cs="Times New Roman"/>
          <w:color w:val="5C5C5C"/>
          <w:sz w:val="20"/>
          <w:szCs w:val="20"/>
        </w:rPr>
        <w:t>&gt;</w:t>
      </w:r>
    </w:p>
    <w:p w14:paraId="3E652501" w14:textId="573FC46C" w:rsidR="00066BC5" w:rsidRPr="00E678AE" w:rsidDel="0010049D" w:rsidRDefault="00066BC5">
      <w:pPr>
        <w:pStyle w:val="NormalBPBHEB"/>
        <w:rPr>
          <w:del w:id="169" w:author="Anahita" w:date="2024-12-11T15:12:00Z" w16du:dateUtc="2024-12-11T09:42:00Z"/>
        </w:rPr>
        <w:pPrChange w:id="170" w:author="Varun Jain" w:date="2024-12-04T20:39:00Z" w16du:dateUtc="2024-12-04T15:09:00Z">
          <w:pPr>
            <w:pStyle w:val="NormalBPBHEB"/>
            <w:ind w:left="720"/>
          </w:pPr>
        </w:pPrChange>
      </w:pPr>
      <w:del w:id="171" w:author="Varun Jain" w:date="2024-12-04T20:39:00Z" w16du:dateUtc="2024-12-04T15:09:00Z">
        <w:r w:rsidRPr="00E678AE" w:rsidDel="009A413D">
          <w:delText xml:space="preserve"> </w:delText>
        </w:r>
      </w:del>
    </w:p>
    <w:p w14:paraId="34A85512" w14:textId="1CD4772B" w:rsidR="00066BC5" w:rsidRDefault="009F0D41">
      <w:pPr>
        <w:pStyle w:val="NormalBPBHEB"/>
        <w:rPr>
          <w:ins w:id="172" w:author="Varun Jain" w:date="2024-12-04T20:40:00Z" w16du:dateUtc="2024-12-04T15:10:00Z"/>
        </w:rPr>
        <w:pPrChange w:id="173" w:author="Anahita" w:date="2024-12-11T15:12:00Z" w16du:dateUtc="2024-12-11T09:42:00Z">
          <w:pPr>
            <w:pStyle w:val="NormalBPBHEB"/>
            <w:numPr>
              <w:numId w:val="27"/>
            </w:numPr>
            <w:ind w:left="720" w:hanging="360"/>
          </w:pPr>
        </w:pPrChange>
      </w:pPr>
      <w:r>
        <w:t xml:space="preserve">As we have applied the </w:t>
      </w:r>
      <w:r w:rsidR="007D1B2E">
        <w:t>s</w:t>
      </w:r>
      <w:r>
        <w:t>tyle</w:t>
      </w:r>
      <w:r w:rsidR="00844A7E">
        <w:t xml:space="preserve"> to the </w:t>
      </w:r>
      <w:r w:rsidR="00844A7E" w:rsidRPr="009A413D">
        <w:rPr>
          <w:rFonts w:ascii="Consolas" w:hAnsi="Consolas"/>
          <w:b/>
          <w:sz w:val="20"/>
          <w:szCs w:val="20"/>
          <w:rPrChange w:id="174" w:author="Varun Jain" w:date="2024-12-04T20:39:00Z" w16du:dateUtc="2024-12-04T15:09:00Z">
            <w:rPr/>
          </w:rPrChange>
        </w:rPr>
        <w:t>VerticalStackLayout</w:t>
      </w:r>
      <w:r>
        <w:t xml:space="preserve"> to center align the </w:t>
      </w:r>
      <w:r w:rsidR="00844A7E">
        <w:t xml:space="preserve">child controls, the </w:t>
      </w:r>
      <w:r w:rsidR="00844A7E" w:rsidRPr="009A413D">
        <w:rPr>
          <w:rFonts w:ascii="Consolas" w:hAnsi="Consolas"/>
          <w:b/>
          <w:sz w:val="20"/>
          <w:szCs w:val="20"/>
          <w:rPrChange w:id="175" w:author="Varun Jain" w:date="2024-12-04T20:40:00Z" w16du:dateUtc="2024-12-04T15:10:00Z">
            <w:rPr/>
          </w:rPrChange>
        </w:rPr>
        <w:t>Label</w:t>
      </w:r>
      <w:r w:rsidR="00844A7E">
        <w:t xml:space="preserve"> and </w:t>
      </w:r>
      <w:r w:rsidR="00844A7E" w:rsidRPr="009A413D">
        <w:rPr>
          <w:rFonts w:ascii="Consolas" w:hAnsi="Consolas"/>
          <w:b/>
          <w:sz w:val="20"/>
          <w:szCs w:val="20"/>
          <w:rPrChange w:id="176" w:author="Varun Jain" w:date="2024-12-04T20:40:00Z" w16du:dateUtc="2024-12-04T15:10:00Z">
            <w:rPr/>
          </w:rPrChange>
        </w:rPr>
        <w:t>Entry</w:t>
      </w:r>
      <w:r w:rsidR="00844A7E">
        <w:t xml:space="preserve"> controls will be positioned in the center of the </w:t>
      </w:r>
      <w:r w:rsidR="007D1B2E">
        <w:t>l</w:t>
      </w:r>
      <w:r w:rsidR="00844A7E">
        <w:t>ayout</w:t>
      </w:r>
      <w:r w:rsidR="00EF08C2">
        <w:t xml:space="preserve"> as shown </w:t>
      </w:r>
      <w:r w:rsidR="007D1B2E">
        <w:t xml:space="preserve">in </w:t>
      </w:r>
      <w:r w:rsidR="00D30C8B" w:rsidRPr="00E678AE">
        <w:rPr>
          <w:i/>
          <w:iCs/>
        </w:rPr>
        <w:t xml:space="preserve">Figure </w:t>
      </w:r>
      <w:r w:rsidR="00EF08C2" w:rsidRPr="00E678AE">
        <w:rPr>
          <w:i/>
          <w:iCs/>
        </w:rPr>
        <w:t>7.9</w:t>
      </w:r>
      <w:r w:rsidR="007D1B2E">
        <w:t>:</w:t>
      </w:r>
    </w:p>
    <w:p w14:paraId="725066B5" w14:textId="041EBB22" w:rsidR="009A413D" w:rsidRPr="009A413D" w:rsidDel="0010049D" w:rsidRDefault="009A413D">
      <w:pPr>
        <w:pStyle w:val="NormalBPBHEB"/>
        <w:rPr>
          <w:del w:id="177" w:author="Anahita" w:date="2024-12-11T15:12:00Z" w16du:dateUtc="2024-12-11T09:42:00Z"/>
        </w:rPr>
        <w:pPrChange w:id="178" w:author="Varun Jain" w:date="2024-12-04T20:40:00Z" w16du:dateUtc="2024-12-04T15:10:00Z">
          <w:pPr>
            <w:pStyle w:val="NormalBPBHEB"/>
            <w:numPr>
              <w:numId w:val="27"/>
            </w:numPr>
            <w:ind w:left="720" w:hanging="360"/>
          </w:pPr>
        </w:pPrChange>
      </w:pPr>
    </w:p>
    <w:p w14:paraId="0362110E" w14:textId="77777777" w:rsidR="00AE2347" w:rsidRDefault="00AE2347" w:rsidP="00E678AE">
      <w:pPr>
        <w:pStyle w:val="FigureBPBHEB"/>
      </w:pPr>
      <w:r w:rsidRPr="00AE2347">
        <w:rPr>
          <w:noProof/>
        </w:rPr>
        <w:drawing>
          <wp:inline distT="0" distB="0" distL="0" distR="0" wp14:anchorId="3F47503E" wp14:editId="0757BDF6">
            <wp:extent cx="4959153" cy="4959153"/>
            <wp:effectExtent l="0" t="0" r="0" b="0"/>
            <wp:docPr id="9" name="Picture 9">
              <a:extLst xmlns:a="http://schemas.openxmlformats.org/drawingml/2006/main">
                <a:ext uri="{FF2B5EF4-FFF2-40B4-BE49-F238E27FC236}">
                  <a16:creationId xmlns:a16="http://schemas.microsoft.com/office/drawing/2014/main" id="{9EFBE544-C21E-F605-F5C1-A1C3D050C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FBE544-C21E-F605-F5C1-A1C3D050CE6A}"/>
                        </a:ext>
                      </a:extLst>
                    </pic:cNvPr>
                    <pic:cNvPicPr>
                      <a:picLocks noChangeAspect="1"/>
                    </pic:cNvPicPr>
                  </pic:nvPicPr>
                  <pic:blipFill>
                    <a:blip r:embed="rId17"/>
                    <a:stretch>
                      <a:fillRect/>
                    </a:stretch>
                  </pic:blipFill>
                  <pic:spPr>
                    <a:xfrm>
                      <a:off x="0" y="0"/>
                      <a:ext cx="4965465" cy="4965465"/>
                    </a:xfrm>
                    <a:prstGeom prst="rect">
                      <a:avLst/>
                    </a:prstGeom>
                  </pic:spPr>
                </pic:pic>
              </a:graphicData>
            </a:graphic>
          </wp:inline>
        </w:drawing>
      </w:r>
    </w:p>
    <w:p w14:paraId="59062103" w14:textId="003A9D31" w:rsidR="00034A08" w:rsidRDefault="00AE2347" w:rsidP="007D1B2E">
      <w:pPr>
        <w:pStyle w:val="FigureCaptionBPBHEB"/>
      </w:pPr>
      <w:r w:rsidRPr="00327FA9">
        <w:rPr>
          <w:b/>
          <w:bCs w:val="0"/>
        </w:rPr>
        <w:t xml:space="preserve">Figure </w:t>
      </w:r>
      <w:r w:rsidR="003C4CC8" w:rsidRPr="00327FA9">
        <w:rPr>
          <w:b/>
          <w:bCs w:val="0"/>
        </w:rPr>
        <w:t>7.9</w:t>
      </w:r>
      <w:r w:rsidR="007D1B2E" w:rsidRPr="009A413D">
        <w:rPr>
          <w:rPrChange w:id="179" w:author="Varun Jain" w:date="2024-12-04T20:40:00Z" w16du:dateUtc="2024-12-04T15:10:00Z">
            <w:rPr>
              <w:b/>
              <w:bCs w:val="0"/>
            </w:rPr>
          </w:rPrChange>
        </w:rPr>
        <w:t>:</w:t>
      </w:r>
      <w:r w:rsidR="003C4CC8">
        <w:t xml:space="preserve"> </w:t>
      </w:r>
      <w:r>
        <w:t>Controls for entering Bill Amount</w:t>
      </w:r>
    </w:p>
    <w:p w14:paraId="2D42CD52" w14:textId="77777777" w:rsidR="00034A08" w:rsidRPr="009A413D" w:rsidRDefault="00034A08">
      <w:pPr>
        <w:pStyle w:val="NormalBPBHEB"/>
        <w:pPrChange w:id="180" w:author="Varun Jain" w:date="2024-12-04T20:40:00Z" w16du:dateUtc="2024-12-04T15:10:00Z">
          <w:pPr>
            <w:pStyle w:val="FigureCaptionBPBHEB"/>
          </w:pPr>
        </w:pPrChange>
      </w:pPr>
    </w:p>
    <w:p w14:paraId="74E37E10" w14:textId="3F443A46" w:rsidR="00AE2347" w:rsidRDefault="00034A08" w:rsidP="00327FA9">
      <w:pPr>
        <w:pStyle w:val="NormalBPBHEB"/>
        <w:rPr>
          <w:ins w:id="181" w:author="Varun Jain" w:date="2024-12-04T20:40:00Z" w16du:dateUtc="2024-12-04T15:10:00Z"/>
          <w:rStyle w:val="TIPINFOBPBHEB"/>
        </w:rPr>
      </w:pPr>
      <w:r w:rsidRPr="00327FA9">
        <w:rPr>
          <w:rStyle w:val="TIPINFOBPBHEB"/>
        </w:rPr>
        <w:t xml:space="preserve">Note: </w:t>
      </w:r>
      <w:r w:rsidR="00AE2347" w:rsidRPr="00327FA9">
        <w:rPr>
          <w:rStyle w:val="TIPINFOBPBHEB"/>
        </w:rPr>
        <w:t>Notice the Entry displays alphanumeric keyboard by default</w:t>
      </w:r>
      <w:ins w:id="182" w:author="Varun Jain" w:date="2024-12-04T20:40:00Z" w16du:dateUtc="2024-12-04T15:10:00Z">
        <w:r w:rsidR="009A413D">
          <w:rPr>
            <w:rStyle w:val="TIPINFOBPBHEB"/>
          </w:rPr>
          <w:t>.</w:t>
        </w:r>
      </w:ins>
    </w:p>
    <w:p w14:paraId="6EAD60E5" w14:textId="77777777" w:rsidR="009A413D" w:rsidRPr="009A413D" w:rsidDel="009A413D" w:rsidRDefault="009A413D">
      <w:pPr>
        <w:pStyle w:val="NormalBPBHEB"/>
        <w:rPr>
          <w:del w:id="183" w:author="Varun Jain" w:date="2024-12-04T20:40:00Z" w16du:dateUtc="2024-12-04T15:10:00Z"/>
          <w:rPrChange w:id="184" w:author="Varun Jain" w:date="2024-12-04T20:40:00Z" w16du:dateUtc="2024-12-04T15:10:00Z">
            <w:rPr>
              <w:del w:id="185" w:author="Varun Jain" w:date="2024-12-04T20:40:00Z" w16du:dateUtc="2024-12-04T15:10:00Z"/>
              <w:rStyle w:val="TIPINFOBPBHEB"/>
            </w:rPr>
          </w:rPrChange>
        </w:rPr>
      </w:pPr>
    </w:p>
    <w:p w14:paraId="7F8B1518" w14:textId="6444248B" w:rsidR="007D1B2E" w:rsidDel="0010049D" w:rsidRDefault="007D1B2E" w:rsidP="009A413D">
      <w:pPr>
        <w:pStyle w:val="NormalBPBHEB"/>
        <w:rPr>
          <w:del w:id="186" w:author="Anahita" w:date="2024-12-11T15:12:00Z" w16du:dateUtc="2024-12-11T09:42:00Z"/>
        </w:rPr>
      </w:pPr>
    </w:p>
    <w:p w14:paraId="06304800" w14:textId="1FA0A88D" w:rsidR="00CF6CAE" w:rsidRDefault="00CF6CAE" w:rsidP="00C74559">
      <w:pPr>
        <w:pStyle w:val="NormalBPBHEB"/>
        <w:numPr>
          <w:ilvl w:val="0"/>
          <w:numId w:val="27"/>
        </w:numPr>
      </w:pPr>
      <w:r>
        <w:t>Let</w:t>
      </w:r>
      <w:r w:rsidR="007D1B2E">
        <w:t xml:space="preserve"> u</w:t>
      </w:r>
      <w:r>
        <w:t>s add the remaining controls for the UI in the same way.</w:t>
      </w:r>
      <w:r w:rsidR="008965DC">
        <w:t xml:space="preserve"> </w:t>
      </w:r>
      <w:r w:rsidR="008965DC" w:rsidRPr="008965DC">
        <w:t xml:space="preserve">In </w:t>
      </w:r>
      <w:r w:rsidR="007D1B2E">
        <w:t>r</w:t>
      </w:r>
      <w:r w:rsidR="008965DC" w:rsidRPr="008965DC">
        <w:t>ow 2, for the Tip %</w:t>
      </w:r>
      <w:r w:rsidR="008965DC">
        <w:t xml:space="preserve">, </w:t>
      </w:r>
      <w:r w:rsidR="008965DC" w:rsidRPr="008965DC">
        <w:t xml:space="preserve">add a </w:t>
      </w:r>
      <w:r w:rsidR="007D1B2E">
        <w:t>l</w:t>
      </w:r>
      <w:r w:rsidR="008965DC" w:rsidRPr="008965DC">
        <w:t xml:space="preserve">abel to denote the tip selected by the user using a </w:t>
      </w:r>
      <w:r w:rsidR="007D1B2E">
        <w:t>s</w:t>
      </w:r>
      <w:r w:rsidR="008965DC" w:rsidRPr="008965DC">
        <w:t>lider control</w:t>
      </w:r>
      <w:r w:rsidR="008965DC">
        <w:t xml:space="preserve"> in </w:t>
      </w:r>
      <w:r w:rsidR="007D1B2E">
        <w:t>r</w:t>
      </w:r>
      <w:r w:rsidR="008965DC">
        <w:t>ow 3</w:t>
      </w:r>
      <w:r w:rsidR="008965DC" w:rsidRPr="008965DC">
        <w:t xml:space="preserve">. The </w:t>
      </w:r>
      <w:r w:rsidR="007D1B2E">
        <w:t>t</w:t>
      </w:r>
      <w:r w:rsidR="008965DC" w:rsidRPr="008965DC">
        <w:t xml:space="preserve">ip amount will be calculated using C# </w:t>
      </w:r>
      <w:r w:rsidR="00D729FE">
        <w:t xml:space="preserve">later </w:t>
      </w:r>
      <w:r w:rsidR="008965DC" w:rsidRPr="008965DC">
        <w:t xml:space="preserve">and it will appear under the </w:t>
      </w:r>
      <w:r w:rsidR="007D1B2E">
        <w:t>t</w:t>
      </w:r>
      <w:r w:rsidR="008965DC" w:rsidRPr="008965DC">
        <w:t xml:space="preserve">ip </w:t>
      </w:r>
      <w:r w:rsidR="007D1B2E">
        <w:t>a</w:t>
      </w:r>
      <w:r w:rsidR="008965DC" w:rsidRPr="008965DC">
        <w:t>mount</w:t>
      </w:r>
      <w:r w:rsidR="003C4CC8">
        <w:t>.</w:t>
      </w:r>
    </w:p>
    <w:p w14:paraId="0ABCCA0C" w14:textId="3121E5DD" w:rsidR="001E7705" w:rsidRDefault="00F73061" w:rsidP="00C74559">
      <w:pPr>
        <w:pStyle w:val="NormalBPBHEB"/>
        <w:numPr>
          <w:ilvl w:val="0"/>
          <w:numId w:val="27"/>
        </w:numPr>
      </w:pPr>
      <w:r w:rsidRPr="00F73061">
        <w:t xml:space="preserve">In </w:t>
      </w:r>
      <w:r w:rsidR="007D1B2E">
        <w:t>r</w:t>
      </w:r>
      <w:r w:rsidRPr="00F73061">
        <w:t xml:space="preserve">ow 3, place a slider to adjust the </w:t>
      </w:r>
      <w:r w:rsidR="007D1B2E">
        <w:t>t</w:t>
      </w:r>
      <w:r w:rsidRPr="00F73061">
        <w:t>ip %</w:t>
      </w:r>
      <w:r>
        <w:t xml:space="preserve"> mentioned in </w:t>
      </w:r>
      <w:r w:rsidR="006D5CD3" w:rsidRPr="009A413D">
        <w:rPr>
          <w:i/>
          <w:iCs/>
          <w:rPrChange w:id="187" w:author="Varun Jain" w:date="2024-12-04T20:40:00Z" w16du:dateUtc="2024-12-04T15:10:00Z">
            <w:rPr/>
          </w:rPrChange>
        </w:rPr>
        <w:t>Step 9</w:t>
      </w:r>
      <w:r w:rsidR="006D5CD3">
        <w:t>.</w:t>
      </w:r>
    </w:p>
    <w:p w14:paraId="41FAC5FC" w14:textId="3F2E6250" w:rsidR="00F73061" w:rsidRDefault="002A4C47" w:rsidP="00C74559">
      <w:pPr>
        <w:pStyle w:val="NormalBPBHEB"/>
        <w:numPr>
          <w:ilvl w:val="0"/>
          <w:numId w:val="27"/>
        </w:numPr>
      </w:pPr>
      <w:r w:rsidRPr="002A4C47">
        <w:t xml:space="preserve">In </w:t>
      </w:r>
      <w:r w:rsidR="007D1B2E">
        <w:t>r</w:t>
      </w:r>
      <w:r w:rsidRPr="002A4C47">
        <w:t>ow 4, we have two sets of controls</w:t>
      </w:r>
      <w:r>
        <w:t xml:space="preserve">. In the first column, we will display the </w:t>
      </w:r>
      <w:r w:rsidR="007D1B2E">
        <w:t>number</w:t>
      </w:r>
      <w:r w:rsidRPr="002A4C47">
        <w:t xml:space="preserve"> of </w:t>
      </w:r>
      <w:r w:rsidR="007D1B2E">
        <w:t>people</w:t>
      </w:r>
      <w:r w:rsidR="007D1B2E" w:rsidRPr="002A4C47">
        <w:t xml:space="preserve"> </w:t>
      </w:r>
      <w:r w:rsidRPr="002A4C47">
        <w:t>who will split the total bill amount (</w:t>
      </w:r>
      <w:r w:rsidR="007D1B2E">
        <w:t>that is</w:t>
      </w:r>
      <w:r w:rsidR="00C25F95">
        <w:t xml:space="preserve">, </w:t>
      </w:r>
      <w:r w:rsidR="007D1B2E">
        <w:t>b</w:t>
      </w:r>
      <w:r w:rsidRPr="002A4C47">
        <w:t xml:space="preserve">ill + </w:t>
      </w:r>
      <w:r w:rsidR="007D1B2E">
        <w:t>t</w:t>
      </w:r>
      <w:r w:rsidRPr="002A4C47">
        <w:t>ip amount).</w:t>
      </w:r>
      <w:r w:rsidR="00C25F95">
        <w:t xml:space="preserve"> The n</w:t>
      </w:r>
      <w:r w:rsidR="007D1B2E">
        <w:t>umber</w:t>
      </w:r>
      <w:r w:rsidR="00C25F95">
        <w:t xml:space="preserve"> </w:t>
      </w:r>
      <w:r w:rsidR="00C25F95">
        <w:lastRenderedPageBreak/>
        <w:t xml:space="preserve">of </w:t>
      </w:r>
      <w:r w:rsidR="007D1B2E">
        <w:t xml:space="preserve">people </w:t>
      </w:r>
      <w:r w:rsidR="00C25F95">
        <w:t xml:space="preserve">will be set by </w:t>
      </w:r>
      <w:r w:rsidR="007D1B2E">
        <w:t>b</w:t>
      </w:r>
      <w:r w:rsidR="00C25F95">
        <w:t xml:space="preserve">utton controls in </w:t>
      </w:r>
      <w:r w:rsidR="007D1B2E">
        <w:t>r</w:t>
      </w:r>
      <w:r w:rsidR="00C25F95">
        <w:t>ow 5.</w:t>
      </w:r>
      <w:r w:rsidRPr="002A4C47">
        <w:t xml:space="preserve"> </w:t>
      </w:r>
      <w:r w:rsidR="00DE14AF">
        <w:t>The second column will display the amount that each person has to pay</w:t>
      </w:r>
      <w:r w:rsidR="007D1B2E">
        <w:t>, that is</w:t>
      </w:r>
      <w:r w:rsidR="00DE14AF">
        <w:t>, t</w:t>
      </w:r>
      <w:r w:rsidRPr="002A4C47">
        <w:t xml:space="preserve">he </w:t>
      </w:r>
      <w:r w:rsidR="007D1B2E">
        <w:t>s</w:t>
      </w:r>
      <w:r w:rsidRPr="002A4C47">
        <w:t xml:space="preserve">plit </w:t>
      </w:r>
      <w:r w:rsidR="007D1B2E">
        <w:t>a</w:t>
      </w:r>
      <w:r w:rsidRPr="002A4C47">
        <w:t>mount.</w:t>
      </w:r>
    </w:p>
    <w:p w14:paraId="60591AB9" w14:textId="69DB6DA0" w:rsidR="00643F65" w:rsidRPr="009A413D" w:rsidRDefault="00643F65" w:rsidP="00C74559">
      <w:pPr>
        <w:pStyle w:val="NormalBPBHEB"/>
        <w:numPr>
          <w:ilvl w:val="0"/>
          <w:numId w:val="27"/>
        </w:numPr>
        <w:rPr>
          <w:ins w:id="188" w:author="Varun Jain" w:date="2024-12-04T20:41:00Z" w16du:dateUtc="2024-12-04T15:11:00Z"/>
          <w:rPrChange w:id="189" w:author="Varun Jain" w:date="2024-12-04T20:41:00Z" w16du:dateUtc="2024-12-04T15:11:00Z">
            <w:rPr>
              <w:ins w:id="190" w:author="Varun Jain" w:date="2024-12-04T20:41:00Z" w16du:dateUtc="2024-12-04T15:11:00Z"/>
              <w:i/>
              <w:iCs/>
            </w:rPr>
          </w:rPrChange>
        </w:rPr>
      </w:pPr>
      <w:r>
        <w:t xml:space="preserve">After completing the above steps, </w:t>
      </w:r>
      <w:r w:rsidR="0091045D">
        <w:t xml:space="preserve">the UI </w:t>
      </w:r>
      <w:del w:id="191" w:author="Anahita" w:date="2024-12-11T15:12:00Z" w16du:dateUtc="2024-12-11T09:42:00Z">
        <w:r w:rsidR="0091045D" w:rsidDel="0010049D">
          <w:delText xml:space="preserve">would </w:delText>
        </w:r>
      </w:del>
      <w:ins w:id="192" w:author="Anahita" w:date="2024-12-11T15:12:00Z" w16du:dateUtc="2024-12-11T09:42:00Z">
        <w:r w:rsidR="0010049D">
          <w:t xml:space="preserve">will </w:t>
        </w:r>
      </w:ins>
      <w:r w:rsidR="0091045D">
        <w:t xml:space="preserve">appear as shown in </w:t>
      </w:r>
      <w:r w:rsidR="00D30C8B" w:rsidRPr="00327FA9">
        <w:rPr>
          <w:i/>
          <w:iCs/>
        </w:rPr>
        <w:t>Figure</w:t>
      </w:r>
      <w:r w:rsidR="0091045D" w:rsidRPr="00327FA9">
        <w:rPr>
          <w:i/>
          <w:iCs/>
        </w:rPr>
        <w:t xml:space="preserve"> 7.1</w:t>
      </w:r>
      <w:r w:rsidR="00EF08C2" w:rsidRPr="00327FA9">
        <w:rPr>
          <w:i/>
          <w:iCs/>
        </w:rPr>
        <w:t>0</w:t>
      </w:r>
      <w:r w:rsidR="00034A08">
        <w:rPr>
          <w:i/>
          <w:iCs/>
        </w:rPr>
        <w:t>:</w:t>
      </w:r>
    </w:p>
    <w:p w14:paraId="09396E1A" w14:textId="77777777" w:rsidR="009A413D" w:rsidRPr="009A413D" w:rsidRDefault="009A413D">
      <w:pPr>
        <w:pStyle w:val="NormalBPBHEB"/>
        <w:pPrChange w:id="193" w:author="Varun Jain" w:date="2024-12-04T20:41:00Z" w16du:dateUtc="2024-12-04T15:11:00Z">
          <w:pPr>
            <w:pStyle w:val="NormalBPBHEB"/>
            <w:numPr>
              <w:numId w:val="27"/>
            </w:numPr>
            <w:ind w:left="720" w:hanging="360"/>
          </w:pPr>
        </w:pPrChange>
      </w:pPr>
    </w:p>
    <w:p w14:paraId="04F7E1FF" w14:textId="3026A292" w:rsidR="004F4468" w:rsidRDefault="004B06B0">
      <w:pPr>
        <w:pStyle w:val="FigureBPBHEB"/>
      </w:pPr>
      <w:r w:rsidRPr="004B06B0">
        <w:rPr>
          <w:noProof/>
        </w:rPr>
        <w:drawing>
          <wp:inline distT="0" distB="0" distL="0" distR="0" wp14:anchorId="5537957A" wp14:editId="7FEC9BDF">
            <wp:extent cx="2761942" cy="6276513"/>
            <wp:effectExtent l="0" t="0" r="0" b="0"/>
            <wp:docPr id="21" name="Picture 20">
              <a:extLst xmlns:a="http://schemas.openxmlformats.org/drawingml/2006/main">
                <a:ext uri="{FF2B5EF4-FFF2-40B4-BE49-F238E27FC236}">
                  <a16:creationId xmlns:a16="http://schemas.microsoft.com/office/drawing/2014/main" id="{70184D73-7F7A-9BA7-DD55-6ED6C698E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0184D73-7F7A-9BA7-DD55-6ED6C698EADE}"/>
                        </a:ext>
                      </a:extLst>
                    </pic:cNvPr>
                    <pic:cNvPicPr>
                      <a:picLocks noChangeAspect="1"/>
                    </pic:cNvPicPr>
                  </pic:nvPicPr>
                  <pic:blipFill>
                    <a:blip r:embed="rId18"/>
                    <a:stretch>
                      <a:fillRect/>
                    </a:stretch>
                  </pic:blipFill>
                  <pic:spPr>
                    <a:xfrm>
                      <a:off x="0" y="0"/>
                      <a:ext cx="2765470" cy="6284531"/>
                    </a:xfrm>
                    <a:prstGeom prst="rect">
                      <a:avLst/>
                    </a:prstGeom>
                  </pic:spPr>
                </pic:pic>
              </a:graphicData>
            </a:graphic>
          </wp:inline>
        </w:drawing>
      </w:r>
    </w:p>
    <w:p w14:paraId="7C572252" w14:textId="4F1381DA" w:rsidR="0091045D" w:rsidRDefault="002A0D8E" w:rsidP="00E678AE">
      <w:pPr>
        <w:pStyle w:val="FigureCaptionBPBHEB"/>
      </w:pPr>
      <w:r w:rsidRPr="00327FA9">
        <w:rPr>
          <w:b/>
          <w:bCs w:val="0"/>
        </w:rPr>
        <w:t>Figure 7.1</w:t>
      </w:r>
      <w:r w:rsidR="00DB63D1" w:rsidRPr="00327FA9">
        <w:rPr>
          <w:b/>
          <w:bCs w:val="0"/>
        </w:rPr>
        <w:t>0</w:t>
      </w:r>
      <w:r w:rsidR="007D1B2E" w:rsidRPr="009A413D">
        <w:rPr>
          <w:rPrChange w:id="194" w:author="Varun Jain" w:date="2024-12-04T20:41:00Z" w16du:dateUtc="2024-12-04T15:11:00Z">
            <w:rPr>
              <w:b/>
              <w:bCs w:val="0"/>
            </w:rPr>
          </w:rPrChange>
        </w:rPr>
        <w:t>:</w:t>
      </w:r>
      <w:r>
        <w:t xml:space="preserve"> </w:t>
      </w:r>
      <w:r w:rsidR="00DB63D1">
        <w:t>Initial</w:t>
      </w:r>
      <w:r>
        <w:t xml:space="preserve"> state of Data Entry </w:t>
      </w:r>
      <w:ins w:id="195" w:author="Varun Jain" w:date="2024-12-04T20:41:00Z" w16du:dateUtc="2024-12-04T15:11:00Z">
        <w:r w:rsidR="009A413D">
          <w:t>s</w:t>
        </w:r>
      </w:ins>
      <w:del w:id="196" w:author="Varun Jain" w:date="2024-12-04T20:41:00Z" w16du:dateUtc="2024-12-04T15:11:00Z">
        <w:r w:rsidDel="009A413D">
          <w:delText>S</w:delText>
        </w:r>
      </w:del>
      <w:r>
        <w:t>ection</w:t>
      </w:r>
    </w:p>
    <w:p w14:paraId="2A13CBC1" w14:textId="77777777" w:rsidR="002A0D8E" w:rsidRPr="009A413D" w:rsidRDefault="002A0D8E" w:rsidP="009A413D">
      <w:pPr>
        <w:pStyle w:val="NormalBPBHEB"/>
      </w:pPr>
    </w:p>
    <w:p w14:paraId="7A23E937" w14:textId="31351BA6" w:rsidR="004E3215" w:rsidRDefault="004E3215" w:rsidP="00E678AE">
      <w:pPr>
        <w:pStyle w:val="Heading1BPBHEB"/>
      </w:pPr>
      <w:r>
        <w:lastRenderedPageBreak/>
        <w:t>Applying graphical design principles</w:t>
      </w:r>
      <w:r w:rsidR="00327FA9">
        <w:t xml:space="preserve"> in UI design</w:t>
      </w:r>
    </w:p>
    <w:p w14:paraId="57392CBA" w14:textId="1A454741" w:rsidR="00350B5F" w:rsidRDefault="00C409CE" w:rsidP="00C409CE">
      <w:pPr>
        <w:pStyle w:val="NormalBPBHEB"/>
        <w:rPr>
          <w:ins w:id="197" w:author="Varun Jain" w:date="2024-12-04T20:41:00Z" w16du:dateUtc="2024-12-04T15:11:00Z"/>
        </w:rPr>
      </w:pPr>
      <w:r>
        <w:t xml:space="preserve">Principles of graphical design give designers a set of guidelines for how to design visually appealing compositions that create wonderful user experiences. By following basic principles of design like </w:t>
      </w:r>
      <w:r w:rsidR="00F01444" w:rsidRPr="00E678AE">
        <w:rPr>
          <w:b/>
          <w:bCs/>
        </w:rPr>
        <w:t>Contrast, Repetition, Alignment</w:t>
      </w:r>
      <w:del w:id="198" w:author="Anahita" w:date="2024-12-11T15:13:00Z" w16du:dateUtc="2024-12-11T09:43:00Z">
        <w:r w:rsidR="00F01444" w:rsidRPr="00E678AE" w:rsidDel="0010049D">
          <w:rPr>
            <w:b/>
            <w:bCs/>
          </w:rPr>
          <w:delText xml:space="preserve"> and Proximity</w:delText>
        </w:r>
        <w:r w:rsidR="00F01444" w:rsidDel="0010049D">
          <w:delText xml:space="preserve"> (</w:delText>
        </w:r>
        <w:r w:rsidR="00F01444" w:rsidRPr="00E678AE" w:rsidDel="0010049D">
          <w:rPr>
            <w:b/>
            <w:bCs/>
          </w:rPr>
          <w:delText>C.R.A.P.</w:delText>
        </w:r>
        <w:r w:rsidR="00F01444" w:rsidDel="0010049D">
          <w:delText>)</w:delText>
        </w:r>
      </w:del>
      <w:ins w:id="199" w:author="Anahita" w:date="2024-12-11T15:13:00Z" w16du:dateUtc="2024-12-11T09:43:00Z">
        <w:r w:rsidR="0010049D">
          <w:rPr>
            <w:b/>
            <w:bCs/>
          </w:rPr>
          <w:t>, and Proximity (C.R.A.P.),</w:t>
        </w:r>
      </w:ins>
      <w:r>
        <w:t xml:space="preserve"> you can create </w:t>
      </w:r>
      <w:r w:rsidR="00327FA9">
        <w:t>UIs</w:t>
      </w:r>
      <w:r>
        <w:t xml:space="preserve"> that people love to use.</w:t>
      </w:r>
      <w:r w:rsidR="00F01444">
        <w:t xml:space="preserve"> </w:t>
      </w:r>
      <w:r w:rsidR="00B62E27">
        <w:t>A gist of</w:t>
      </w:r>
      <w:r w:rsidR="00F01444">
        <w:t xml:space="preserve"> the C.R.A.P. principles </w:t>
      </w:r>
      <w:r w:rsidR="00B62E27">
        <w:t xml:space="preserve">is given in </w:t>
      </w:r>
      <w:r w:rsidR="00D30C8B" w:rsidRPr="00E678AE">
        <w:rPr>
          <w:i/>
          <w:iCs/>
        </w:rPr>
        <w:t>Figure</w:t>
      </w:r>
      <w:r w:rsidR="00B62E27" w:rsidRPr="00E678AE">
        <w:rPr>
          <w:i/>
          <w:iCs/>
        </w:rPr>
        <w:t xml:space="preserve"> 7.11</w:t>
      </w:r>
      <w:r w:rsidR="007D1B2E">
        <w:t>:</w:t>
      </w:r>
    </w:p>
    <w:p w14:paraId="10C2B3D4" w14:textId="77777777" w:rsidR="009A413D" w:rsidRPr="009A413D" w:rsidRDefault="009A413D" w:rsidP="009A413D">
      <w:pPr>
        <w:pStyle w:val="NormalBPBHEB"/>
      </w:pPr>
    </w:p>
    <w:p w14:paraId="5B227EE6" w14:textId="77777777" w:rsidR="00B62E27" w:rsidRDefault="004432DA" w:rsidP="00E678AE">
      <w:pPr>
        <w:pStyle w:val="FigureBPBHEB"/>
      </w:pPr>
      <w:r w:rsidRPr="004432DA">
        <w:rPr>
          <w:noProof/>
        </w:rPr>
        <w:drawing>
          <wp:inline distT="0" distB="0" distL="0" distR="0" wp14:anchorId="1BF62DE9" wp14:editId="1941014F">
            <wp:extent cx="4799768" cy="2743940"/>
            <wp:effectExtent l="0" t="0" r="1270" b="0"/>
            <wp:docPr id="18" name="Picture 17">
              <a:extLst xmlns:a="http://schemas.openxmlformats.org/drawingml/2006/main">
                <a:ext uri="{FF2B5EF4-FFF2-40B4-BE49-F238E27FC236}">
                  <a16:creationId xmlns:a16="http://schemas.microsoft.com/office/drawing/2014/main" id="{F4D45979-12EE-98F1-4B3A-83C6AE9BE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4D45979-12EE-98F1-4B3A-83C6AE9BEAF9}"/>
                        </a:ext>
                      </a:extLst>
                    </pic:cNvPr>
                    <pic:cNvPicPr>
                      <a:picLocks noChangeAspect="1"/>
                    </pic:cNvPicPr>
                  </pic:nvPicPr>
                  <pic:blipFill>
                    <a:blip r:embed="rId19"/>
                    <a:stretch>
                      <a:fillRect/>
                    </a:stretch>
                  </pic:blipFill>
                  <pic:spPr>
                    <a:xfrm>
                      <a:off x="0" y="0"/>
                      <a:ext cx="4810475" cy="2750061"/>
                    </a:xfrm>
                    <a:prstGeom prst="rect">
                      <a:avLst/>
                    </a:prstGeom>
                  </pic:spPr>
                </pic:pic>
              </a:graphicData>
            </a:graphic>
          </wp:inline>
        </w:drawing>
      </w:r>
    </w:p>
    <w:p w14:paraId="1F8252E3" w14:textId="0E986E57" w:rsidR="00A40229" w:rsidRPr="009A413D" w:rsidRDefault="00B62E27" w:rsidP="009A413D">
      <w:pPr>
        <w:pStyle w:val="FigureCaptionBPBHEB"/>
      </w:pPr>
      <w:r w:rsidRPr="009A413D">
        <w:rPr>
          <w:b/>
          <w:bCs w:val="0"/>
          <w:rPrChange w:id="200" w:author="Varun Jain" w:date="2024-12-04T20:42:00Z" w16du:dateUtc="2024-12-04T15:12:00Z">
            <w:rPr>
              <w:b/>
              <w:bCs w:val="0"/>
              <w:i w:val="0"/>
              <w:iCs w:val="0"/>
            </w:rPr>
          </w:rPrChange>
        </w:rPr>
        <w:t>Figure 7.11</w:t>
      </w:r>
      <w:r w:rsidR="007D1B2E" w:rsidRPr="009A413D">
        <w:rPr>
          <w:rPrChange w:id="201" w:author="Varun Jain" w:date="2024-12-04T20:42:00Z" w16du:dateUtc="2024-12-04T15:12:00Z">
            <w:rPr>
              <w:b/>
              <w:bCs w:val="0"/>
            </w:rPr>
          </w:rPrChange>
        </w:rPr>
        <w:t>:</w:t>
      </w:r>
      <w:r w:rsidRPr="009A413D">
        <w:t xml:space="preserve"> C.R.A.P. </w:t>
      </w:r>
      <w:r w:rsidR="007D1B2E" w:rsidRPr="009A413D">
        <w:t>p</w:t>
      </w:r>
      <w:r w:rsidRPr="009A413D">
        <w:t>rinciples of design</w:t>
      </w:r>
    </w:p>
    <w:p w14:paraId="7E0BE97B" w14:textId="77777777" w:rsidR="007D1B2E" w:rsidRPr="009A413D" w:rsidRDefault="007D1B2E" w:rsidP="009A413D">
      <w:pPr>
        <w:pStyle w:val="NormalBPBHEB"/>
      </w:pPr>
    </w:p>
    <w:p w14:paraId="7819C728" w14:textId="7E01179F" w:rsidR="0040785A" w:rsidDel="009A413D" w:rsidRDefault="0040785A" w:rsidP="009A413D">
      <w:pPr>
        <w:pStyle w:val="NormalBPBHEB"/>
        <w:rPr>
          <w:del w:id="202" w:author="Varun Jain" w:date="2024-12-04T20:42:00Z" w16du:dateUtc="2024-12-04T15:12:00Z"/>
        </w:rPr>
      </w:pPr>
      <w:r>
        <w:t>Right now</w:t>
      </w:r>
      <w:r w:rsidR="0088397C">
        <w:t>,</w:t>
      </w:r>
      <w:r>
        <w:t xml:space="preserve"> our UI looks </w:t>
      </w:r>
      <w:r w:rsidR="00562B0E">
        <w:t xml:space="preserve">basic and crude. We will now apply some graphical design </w:t>
      </w:r>
      <w:r w:rsidR="00EA7B59">
        <w:t>principles to make the UI look even better.</w:t>
      </w:r>
      <w:r w:rsidR="007D1B2E">
        <w:t xml:space="preserve"> Follow these steps to </w:t>
      </w:r>
      <w:r w:rsidR="007D1B2E" w:rsidRPr="009A413D">
        <w:t>achieve</w:t>
      </w:r>
      <w:r w:rsidR="007D1B2E">
        <w:t xml:space="preserve"> it:</w:t>
      </w:r>
    </w:p>
    <w:p w14:paraId="483D42D3" w14:textId="77777777" w:rsidR="009C6502" w:rsidRDefault="009C6502" w:rsidP="00C409CE">
      <w:pPr>
        <w:pStyle w:val="NormalBPBHEB"/>
      </w:pPr>
    </w:p>
    <w:p w14:paraId="62624036" w14:textId="2A35559E" w:rsidR="00791940" w:rsidRDefault="0088397C" w:rsidP="00E678AE">
      <w:pPr>
        <w:pStyle w:val="NormalBPBHEB"/>
        <w:numPr>
          <w:ilvl w:val="0"/>
          <w:numId w:val="49"/>
        </w:numPr>
      </w:pPr>
      <w:r>
        <w:t>Firstly,</w:t>
      </w:r>
      <w:r w:rsidR="00791940">
        <w:t xml:space="preserve"> we will introduce some space between the </w:t>
      </w:r>
      <w:r w:rsidR="00791940" w:rsidRPr="009A413D">
        <w:rPr>
          <w:rFonts w:ascii="Consolas" w:hAnsi="Consolas"/>
          <w:b/>
          <w:sz w:val="20"/>
          <w:szCs w:val="20"/>
          <w:rPrChange w:id="203" w:author="Varun Jain" w:date="2024-12-04T20:42:00Z" w16du:dateUtc="2024-12-04T15:12:00Z">
            <w:rPr/>
          </w:rPrChange>
        </w:rPr>
        <w:t>Frame</w:t>
      </w:r>
      <w:r w:rsidR="00791940">
        <w:t xml:space="preserve"> controls. This can be done in two ways: </w:t>
      </w:r>
    </w:p>
    <w:p w14:paraId="0BED84E1" w14:textId="5D265959" w:rsidR="00F55F35" w:rsidRPr="009A413D" w:rsidRDefault="00791940">
      <w:pPr>
        <w:pStyle w:val="NormalBPBHEB"/>
        <w:numPr>
          <w:ilvl w:val="1"/>
          <w:numId w:val="49"/>
        </w:numPr>
      </w:pPr>
      <w:r>
        <w:t xml:space="preserve">By </w:t>
      </w:r>
      <w:r w:rsidR="00F55F35">
        <w:t>declaring</w:t>
      </w:r>
      <w:r>
        <w:t xml:space="preserve"> </w:t>
      </w:r>
      <w:r w:rsidR="00F55F35" w:rsidRPr="009A413D">
        <w:rPr>
          <w:rFonts w:ascii="Consolas" w:hAnsi="Consolas"/>
          <w:b/>
          <w:sz w:val="20"/>
          <w:szCs w:val="20"/>
          <w:rPrChange w:id="204" w:author="Varun Jain" w:date="2024-12-04T20:42:00Z" w16du:dateUtc="2024-12-04T15:12:00Z">
            <w:rPr/>
          </w:rPrChange>
        </w:rPr>
        <w:t>Grid.</w:t>
      </w:r>
      <w:r w:rsidRPr="009A413D">
        <w:rPr>
          <w:rFonts w:ascii="Consolas" w:hAnsi="Consolas"/>
          <w:b/>
          <w:sz w:val="20"/>
          <w:szCs w:val="20"/>
          <w:rPrChange w:id="205" w:author="Varun Jain" w:date="2024-12-04T20:42:00Z" w16du:dateUtc="2024-12-04T15:12:00Z">
            <w:rPr/>
          </w:rPrChange>
        </w:rPr>
        <w:t>RowSpacing</w:t>
      </w:r>
      <w:r>
        <w:t xml:space="preserve"> and </w:t>
      </w:r>
      <w:r w:rsidR="00F55F35" w:rsidRPr="009A413D">
        <w:rPr>
          <w:rFonts w:ascii="Consolas" w:hAnsi="Consolas"/>
          <w:b/>
          <w:sz w:val="20"/>
          <w:szCs w:val="20"/>
          <w:rPrChange w:id="206" w:author="Varun Jain" w:date="2024-12-04T20:42:00Z" w16du:dateUtc="2024-12-04T15:12:00Z">
            <w:rPr/>
          </w:rPrChange>
        </w:rPr>
        <w:t>Grid.</w:t>
      </w:r>
      <w:r w:rsidRPr="009A413D">
        <w:rPr>
          <w:rFonts w:ascii="Consolas" w:hAnsi="Consolas"/>
          <w:b/>
          <w:sz w:val="20"/>
          <w:szCs w:val="20"/>
          <w:rPrChange w:id="207" w:author="Varun Jain" w:date="2024-12-04T20:42:00Z" w16du:dateUtc="2024-12-04T15:12:00Z">
            <w:rPr/>
          </w:rPrChange>
        </w:rPr>
        <w:t>ColumnSpacing</w:t>
      </w:r>
      <w:r>
        <w:t xml:space="preserve"> propert</w:t>
      </w:r>
      <w:r w:rsidR="00F55F35">
        <w:t>ies</w:t>
      </w:r>
      <w:r>
        <w:t xml:space="preserve"> in the </w:t>
      </w:r>
      <w:r w:rsidR="00F55F35" w:rsidRPr="009A413D">
        <w:rPr>
          <w:rFonts w:ascii="Consolas" w:hAnsi="Consolas"/>
          <w:b/>
          <w:sz w:val="20"/>
          <w:szCs w:val="20"/>
          <w:rPrChange w:id="208" w:author="Varun Jain" w:date="2024-12-04T20:42:00Z" w16du:dateUtc="2024-12-04T15:12:00Z">
            <w:rPr/>
          </w:rPrChange>
        </w:rPr>
        <w:t>Grid</w:t>
      </w:r>
      <w:ins w:id="209" w:author="Varun Jain" w:date="2024-12-04T20:43:00Z" w16du:dateUtc="2024-12-04T15:13:00Z">
        <w:r w:rsidR="009A413D" w:rsidRPr="009A413D">
          <w:rPr>
            <w:rPrChange w:id="210" w:author="Varun Jain" w:date="2024-12-04T20:43:00Z" w16du:dateUtc="2024-12-04T15:13:00Z">
              <w:rPr>
                <w:rFonts w:ascii="Consolas" w:hAnsi="Consolas"/>
                <w:b/>
                <w:sz w:val="20"/>
                <w:szCs w:val="20"/>
              </w:rPr>
            </w:rPrChange>
          </w:rPr>
          <w:t>.</w:t>
        </w:r>
      </w:ins>
    </w:p>
    <w:p w14:paraId="5271C697" w14:textId="77777777" w:rsidR="00F55F35" w:rsidRDefault="00F55F35">
      <w:pPr>
        <w:pStyle w:val="NormalBPBHEB"/>
        <w:numPr>
          <w:ilvl w:val="1"/>
          <w:numId w:val="49"/>
        </w:numPr>
      </w:pPr>
      <w:r>
        <w:t xml:space="preserve">By applying margins to the </w:t>
      </w:r>
      <w:r w:rsidRPr="009A413D">
        <w:rPr>
          <w:rFonts w:ascii="Consolas" w:hAnsi="Consolas"/>
          <w:b/>
          <w:sz w:val="20"/>
          <w:szCs w:val="20"/>
          <w:rPrChange w:id="211" w:author="Varun Jain" w:date="2024-12-04T20:43:00Z" w16du:dateUtc="2024-12-04T15:13:00Z">
            <w:rPr/>
          </w:rPrChange>
        </w:rPr>
        <w:t>Frame</w:t>
      </w:r>
      <w:r>
        <w:t xml:space="preserve"> controls.</w:t>
      </w:r>
    </w:p>
    <w:p w14:paraId="55093C58" w14:textId="6689C45E" w:rsidR="00F55F35" w:rsidDel="009A413D" w:rsidRDefault="00F55F35">
      <w:pPr>
        <w:pStyle w:val="NormalBPBHEB"/>
        <w:numPr>
          <w:ilvl w:val="1"/>
          <w:numId w:val="49"/>
        </w:numPr>
        <w:rPr>
          <w:del w:id="212" w:author="Varun Jain" w:date="2024-12-04T20:43:00Z" w16du:dateUtc="2024-12-04T15:13:00Z"/>
        </w:rPr>
        <w:pPrChange w:id="213" w:author="Varun Jain" w:date="2024-12-04T20:43:00Z" w16du:dateUtc="2024-12-04T15:13:00Z">
          <w:pPr>
            <w:pStyle w:val="NormalBPBHEB"/>
            <w:ind w:left="1440"/>
          </w:pPr>
        </w:pPrChange>
      </w:pPr>
      <w:r w:rsidRPr="007D1B2E">
        <w:t>We will use the latter approach</w:t>
      </w:r>
      <w:r>
        <w:t>.</w:t>
      </w:r>
    </w:p>
    <w:p w14:paraId="20B49975" w14:textId="77777777" w:rsidR="00A40229" w:rsidRDefault="00A40229">
      <w:pPr>
        <w:pStyle w:val="NormalBPBHEB"/>
        <w:numPr>
          <w:ilvl w:val="1"/>
          <w:numId w:val="49"/>
        </w:numPr>
        <w:pPrChange w:id="214" w:author="Varun Jain" w:date="2024-12-04T20:43:00Z" w16du:dateUtc="2024-12-04T15:13:00Z">
          <w:pPr>
            <w:pStyle w:val="NormalBPBHEB"/>
          </w:pPr>
        </w:pPrChange>
      </w:pPr>
    </w:p>
    <w:p w14:paraId="60CC908C" w14:textId="5778917F" w:rsidR="00791940" w:rsidRDefault="004E3C6E" w:rsidP="00E678AE">
      <w:pPr>
        <w:pStyle w:val="NormalBPBHEB"/>
        <w:numPr>
          <w:ilvl w:val="0"/>
          <w:numId w:val="49"/>
        </w:numPr>
      </w:pPr>
      <w:r>
        <w:t>The margin property of a control represents the distance between the ele</w:t>
      </w:r>
      <w:r w:rsidR="008D32F3">
        <w:t>ment and its adjacent elements</w:t>
      </w:r>
      <w:r w:rsidR="00067872">
        <w:t xml:space="preserve"> or </w:t>
      </w:r>
      <w:r w:rsidR="007D1B2E">
        <w:t>neighbors</w:t>
      </w:r>
      <w:r w:rsidR="00067872">
        <w:t xml:space="preserve">. </w:t>
      </w:r>
      <w:r w:rsidR="000F76CB">
        <w:t>There are three possible ways to assign a margin to the control:</w:t>
      </w:r>
    </w:p>
    <w:p w14:paraId="005DD046" w14:textId="6A17A5CE" w:rsidR="000F76CB" w:rsidRDefault="002C7BA0" w:rsidP="00E678AE">
      <w:pPr>
        <w:pStyle w:val="NormalBPBHEB"/>
        <w:numPr>
          <w:ilvl w:val="1"/>
          <w:numId w:val="49"/>
        </w:numPr>
      </w:pPr>
      <w:r>
        <w:t>Margin defined by a single value (</w:t>
      </w:r>
      <w:r w:rsidR="007D1B2E">
        <w:t>for example,</w:t>
      </w:r>
      <w:r>
        <w:t xml:space="preserve"> </w:t>
      </w:r>
      <w:r w:rsidRPr="00E20FF0">
        <w:rPr>
          <w:rFonts w:ascii="Consolas" w:hAnsi="Consolas"/>
          <w:b/>
          <w:sz w:val="20"/>
          <w:szCs w:val="20"/>
          <w:rPrChange w:id="215" w:author="Varun Jain" w:date="2024-12-04T20:44:00Z" w16du:dateUtc="2024-12-04T15:14:00Z">
            <w:rPr/>
          </w:rPrChange>
        </w:rPr>
        <w:t>Margin=</w:t>
      </w:r>
      <w:del w:id="216" w:author="Varun Jain" w:date="2024-12-04T20:44:00Z" w16du:dateUtc="2024-12-04T15:14:00Z">
        <w:r w:rsidRPr="00E20FF0" w:rsidDel="00E20FF0">
          <w:rPr>
            <w:rFonts w:ascii="Consolas" w:hAnsi="Consolas"/>
            <w:b/>
            <w:sz w:val="20"/>
            <w:szCs w:val="20"/>
            <w:rPrChange w:id="217" w:author="Varun Jain" w:date="2024-12-04T20:44:00Z" w16du:dateUtc="2024-12-04T15:14:00Z">
              <w:rPr/>
            </w:rPrChange>
          </w:rPr>
          <w:delText>”</w:delText>
        </w:r>
      </w:del>
      <w:ins w:id="218" w:author="Varun Jain" w:date="2024-12-04T20:44:00Z" w16du:dateUtc="2024-12-04T15:14:00Z">
        <w:r w:rsidR="00E20FF0">
          <w:rPr>
            <w:rFonts w:ascii="Consolas" w:hAnsi="Consolas"/>
            <w:b/>
            <w:sz w:val="20"/>
            <w:szCs w:val="20"/>
          </w:rPr>
          <w:t>“10”</w:t>
        </w:r>
      </w:ins>
      <w:del w:id="219" w:author="Varun Jain" w:date="2024-12-04T20:44:00Z" w16du:dateUtc="2024-12-04T15:14:00Z">
        <w:r w:rsidRPr="00E20FF0" w:rsidDel="00E20FF0">
          <w:rPr>
            <w:rFonts w:ascii="Consolas" w:hAnsi="Consolas"/>
            <w:b/>
            <w:sz w:val="20"/>
            <w:szCs w:val="20"/>
            <w:rPrChange w:id="220" w:author="Varun Jain" w:date="2024-12-04T20:44:00Z" w16du:dateUtc="2024-12-04T15:14:00Z">
              <w:rPr/>
            </w:rPrChange>
          </w:rPr>
          <w:delText>10”</w:delText>
        </w:r>
      </w:del>
      <w:r>
        <w:t>)</w:t>
      </w:r>
      <w:del w:id="221" w:author="Varun Jain" w:date="2024-12-04T20:44:00Z" w16du:dateUtc="2024-12-04T15:14:00Z">
        <w:r w:rsidDel="00E20FF0">
          <w:delText xml:space="preserve"> </w:delText>
        </w:r>
      </w:del>
      <w:r>
        <w:t xml:space="preserve">: The single value is applied to the left, top, right, and bottom </w:t>
      </w:r>
      <w:r w:rsidR="00DF5436">
        <w:t>sides</w:t>
      </w:r>
      <w:r>
        <w:t xml:space="preserve"> of the </w:t>
      </w:r>
      <w:r w:rsidR="00DF5436">
        <w:t>element.</w:t>
      </w:r>
    </w:p>
    <w:p w14:paraId="2A2F0411" w14:textId="75538F85" w:rsidR="00DF5436" w:rsidRDefault="00DF5436" w:rsidP="00E678AE">
      <w:pPr>
        <w:pStyle w:val="NormalBPBHEB"/>
        <w:numPr>
          <w:ilvl w:val="1"/>
          <w:numId w:val="49"/>
        </w:numPr>
      </w:pPr>
      <w:r>
        <w:lastRenderedPageBreak/>
        <w:t>Margin defined by two values (</w:t>
      </w:r>
      <w:r w:rsidR="007D1B2E">
        <w:t xml:space="preserve">for example, </w:t>
      </w:r>
      <w:r w:rsidR="00316AD5" w:rsidRPr="00E20FF0">
        <w:rPr>
          <w:rFonts w:ascii="Consolas" w:hAnsi="Consolas"/>
          <w:b/>
          <w:sz w:val="20"/>
          <w:szCs w:val="20"/>
          <w:rPrChange w:id="222" w:author="Varun Jain" w:date="2024-12-04T20:45:00Z" w16du:dateUtc="2024-12-04T15:15:00Z">
            <w:rPr/>
          </w:rPrChange>
        </w:rPr>
        <w:t>Margin=</w:t>
      </w:r>
      <w:ins w:id="223" w:author="Varun Jain" w:date="2024-12-04T20:45:00Z" w16du:dateUtc="2024-12-04T15:15:00Z">
        <w:r w:rsidR="00E20FF0">
          <w:rPr>
            <w:rFonts w:ascii="Consolas" w:hAnsi="Consolas"/>
            <w:b/>
            <w:sz w:val="20"/>
            <w:szCs w:val="20"/>
          </w:rPr>
          <w:t>“</w:t>
        </w:r>
      </w:ins>
      <w:del w:id="224" w:author="Varun Jain" w:date="2024-12-04T20:45:00Z" w16du:dateUtc="2024-12-04T15:15:00Z">
        <w:r w:rsidR="00316AD5" w:rsidRPr="00E20FF0" w:rsidDel="00E20FF0">
          <w:rPr>
            <w:rFonts w:ascii="Consolas" w:hAnsi="Consolas"/>
            <w:b/>
            <w:sz w:val="20"/>
            <w:szCs w:val="20"/>
            <w:rPrChange w:id="225" w:author="Varun Jain" w:date="2024-12-04T20:45:00Z" w16du:dateUtc="2024-12-04T15:15:00Z">
              <w:rPr/>
            </w:rPrChange>
          </w:rPr>
          <w:delText>”</w:delText>
        </w:r>
      </w:del>
      <w:r w:rsidR="00316AD5" w:rsidRPr="00E20FF0">
        <w:rPr>
          <w:rFonts w:ascii="Consolas" w:hAnsi="Consolas"/>
          <w:b/>
          <w:sz w:val="20"/>
          <w:szCs w:val="20"/>
          <w:rPrChange w:id="226" w:author="Varun Jain" w:date="2024-12-04T20:45:00Z" w16du:dateUtc="2024-12-04T15:15:00Z">
            <w:rPr/>
          </w:rPrChange>
        </w:rPr>
        <w:t>5,10</w:t>
      </w:r>
      <w:ins w:id="227" w:author="Varun Jain" w:date="2024-12-04T20:45:00Z" w16du:dateUtc="2024-12-04T15:15:00Z">
        <w:r w:rsidR="00E20FF0">
          <w:rPr>
            <w:rFonts w:ascii="Consolas" w:hAnsi="Consolas"/>
            <w:b/>
            <w:sz w:val="20"/>
            <w:szCs w:val="20"/>
          </w:rPr>
          <w:t>”</w:t>
        </w:r>
      </w:ins>
      <w:del w:id="228" w:author="Varun Jain" w:date="2024-12-04T20:45:00Z" w16du:dateUtc="2024-12-04T15:15:00Z">
        <w:r w:rsidR="00316AD5" w:rsidRPr="00E20FF0" w:rsidDel="00E20FF0">
          <w:rPr>
            <w:rFonts w:ascii="Consolas" w:hAnsi="Consolas"/>
            <w:b/>
            <w:sz w:val="20"/>
            <w:szCs w:val="20"/>
            <w:rPrChange w:id="229" w:author="Varun Jain" w:date="2024-12-04T20:45:00Z" w16du:dateUtc="2024-12-04T15:15:00Z">
              <w:rPr/>
            </w:rPrChange>
          </w:rPr>
          <w:delText>”</w:delText>
        </w:r>
      </w:del>
      <w:r w:rsidR="00316AD5">
        <w:t>)</w:t>
      </w:r>
      <w:del w:id="230" w:author="Varun Jain" w:date="2024-12-04T20:45:00Z" w16du:dateUtc="2024-12-04T15:15:00Z">
        <w:r w:rsidR="00316AD5" w:rsidDel="00E20FF0">
          <w:delText xml:space="preserve"> </w:delText>
        </w:r>
      </w:del>
      <w:r w:rsidR="00316AD5">
        <w:t xml:space="preserve">: The first value is applied to the left and right of the element and the second value is applied to the top and bottom of the </w:t>
      </w:r>
      <w:r w:rsidR="00781FEB">
        <w:t>element.</w:t>
      </w:r>
    </w:p>
    <w:p w14:paraId="5BF382AF" w14:textId="502556DC" w:rsidR="00FC062E" w:rsidDel="009A413D" w:rsidRDefault="00781FEB" w:rsidP="00E678AE">
      <w:pPr>
        <w:pStyle w:val="NormalBPBHEB"/>
        <w:numPr>
          <w:ilvl w:val="1"/>
          <w:numId w:val="49"/>
        </w:numPr>
        <w:rPr>
          <w:del w:id="231" w:author="Varun Jain" w:date="2024-12-04T20:37:00Z" w16du:dateUtc="2024-12-04T15:07:00Z"/>
        </w:rPr>
      </w:pPr>
      <w:r>
        <w:t>Margin defined by four distinct values (</w:t>
      </w:r>
      <w:r w:rsidR="007D1B2E">
        <w:t xml:space="preserve">for example, </w:t>
      </w:r>
      <w:r w:rsidRPr="00E20FF0">
        <w:rPr>
          <w:rFonts w:ascii="Consolas" w:hAnsi="Consolas"/>
          <w:b/>
          <w:sz w:val="20"/>
          <w:szCs w:val="20"/>
          <w:rPrChange w:id="232" w:author="Varun Jain" w:date="2024-12-04T20:45:00Z" w16du:dateUtc="2024-12-04T15:15:00Z">
            <w:rPr/>
          </w:rPrChange>
        </w:rPr>
        <w:t>Margin=</w:t>
      </w:r>
      <w:ins w:id="233" w:author="Varun Jain" w:date="2024-12-04T20:45:00Z" w16du:dateUtc="2024-12-04T15:15:00Z">
        <w:r w:rsidR="00E20FF0" w:rsidRPr="00E20FF0">
          <w:rPr>
            <w:rFonts w:ascii="Consolas" w:hAnsi="Consolas"/>
            <w:b/>
            <w:sz w:val="20"/>
            <w:szCs w:val="20"/>
            <w:rPrChange w:id="234" w:author="Varun Jain" w:date="2024-12-04T20:45:00Z" w16du:dateUtc="2024-12-04T15:15:00Z">
              <w:rPr/>
            </w:rPrChange>
          </w:rPr>
          <w:t>“</w:t>
        </w:r>
      </w:ins>
      <w:del w:id="235" w:author="Varun Jain" w:date="2024-12-04T20:45:00Z" w16du:dateUtc="2024-12-04T15:15:00Z">
        <w:r w:rsidRPr="00E20FF0" w:rsidDel="00E20FF0">
          <w:rPr>
            <w:rFonts w:ascii="Consolas" w:hAnsi="Consolas"/>
            <w:b/>
            <w:sz w:val="20"/>
            <w:szCs w:val="20"/>
            <w:rPrChange w:id="236" w:author="Varun Jain" w:date="2024-12-04T20:45:00Z" w16du:dateUtc="2024-12-04T15:15:00Z">
              <w:rPr/>
            </w:rPrChange>
          </w:rPr>
          <w:delText>”</w:delText>
        </w:r>
      </w:del>
      <w:r w:rsidRPr="00E20FF0">
        <w:rPr>
          <w:rFonts w:ascii="Consolas" w:hAnsi="Consolas"/>
          <w:b/>
          <w:sz w:val="20"/>
          <w:szCs w:val="20"/>
          <w:rPrChange w:id="237" w:author="Varun Jain" w:date="2024-12-04T20:45:00Z" w16du:dateUtc="2024-12-04T15:15:00Z">
            <w:rPr/>
          </w:rPrChange>
        </w:rPr>
        <w:t>5,10,15,20”</w:t>
      </w:r>
      <w:r>
        <w:t>)</w:t>
      </w:r>
      <w:del w:id="238" w:author="Varun Jain" w:date="2024-12-04T20:45:00Z" w16du:dateUtc="2024-12-04T15:15:00Z">
        <w:r w:rsidDel="00E20FF0">
          <w:delText xml:space="preserve"> </w:delText>
        </w:r>
      </w:del>
      <w:r>
        <w:t xml:space="preserve">: The </w:t>
      </w:r>
      <w:r w:rsidR="0004491B">
        <w:t xml:space="preserve">values are applied to the left, top, </w:t>
      </w:r>
      <w:r w:rsidR="007D1B2E">
        <w:t>right,</w:t>
      </w:r>
      <w:r w:rsidR="0004491B">
        <w:t xml:space="preserve"> and bottom of the element</w:t>
      </w:r>
      <w:r w:rsidR="00E73DA8">
        <w:t>.</w:t>
      </w:r>
    </w:p>
    <w:p w14:paraId="3A3DCEA6" w14:textId="77777777" w:rsidR="00A40229" w:rsidRDefault="00A40229">
      <w:pPr>
        <w:pStyle w:val="NormalBPBHEB"/>
        <w:numPr>
          <w:ilvl w:val="1"/>
          <w:numId w:val="49"/>
        </w:numPr>
        <w:pPrChange w:id="239" w:author="Varun Jain" w:date="2024-12-04T20:37:00Z" w16du:dateUtc="2024-12-04T15:07:00Z">
          <w:pPr>
            <w:pStyle w:val="NormalBPBHEB"/>
          </w:pPr>
        </w:pPrChange>
      </w:pPr>
    </w:p>
    <w:p w14:paraId="0FF9B7B5" w14:textId="50AE2357" w:rsidR="00522761" w:rsidRDefault="00E73DA8" w:rsidP="00E678AE">
      <w:pPr>
        <w:pStyle w:val="NormalBPBHEB"/>
        <w:numPr>
          <w:ilvl w:val="0"/>
          <w:numId w:val="49"/>
        </w:numPr>
      </w:pPr>
      <w:r>
        <w:t xml:space="preserve">Using the above understanding, </w:t>
      </w:r>
      <w:r w:rsidR="006A0380">
        <w:t xml:space="preserve">apply appropriate margins to the </w:t>
      </w:r>
      <w:r w:rsidR="006A0380" w:rsidRPr="00E20FF0">
        <w:rPr>
          <w:rFonts w:ascii="Consolas" w:hAnsi="Consolas"/>
          <w:b/>
          <w:sz w:val="20"/>
          <w:szCs w:val="20"/>
          <w:rPrChange w:id="240" w:author="Varun Jain" w:date="2024-12-04T20:46:00Z" w16du:dateUtc="2024-12-04T15:16:00Z">
            <w:rPr/>
          </w:rPrChange>
        </w:rPr>
        <w:t>Frame</w:t>
      </w:r>
      <w:r w:rsidR="006A0380">
        <w:t xml:space="preserve"> controls so that they are </w:t>
      </w:r>
      <w:r w:rsidR="00675BC6">
        <w:t>not touching each other, but at the same time</w:t>
      </w:r>
      <w:r w:rsidR="00323EA1">
        <w:t>,</w:t>
      </w:r>
      <w:r w:rsidR="00675BC6">
        <w:t xml:space="preserve"> related controls appear together </w:t>
      </w:r>
      <w:r w:rsidR="00522761">
        <w:t>to indicate some kind of association between these controls.</w:t>
      </w:r>
    </w:p>
    <w:p w14:paraId="513088EF" w14:textId="6A5697FD" w:rsidR="00522761" w:rsidRDefault="00B673CB" w:rsidP="00E678AE">
      <w:pPr>
        <w:pStyle w:val="NormalBPBHEB"/>
        <w:numPr>
          <w:ilvl w:val="0"/>
          <w:numId w:val="49"/>
        </w:numPr>
      </w:pPr>
      <w:r>
        <w:t>Next, let</w:t>
      </w:r>
      <w:r w:rsidR="007D1B2E">
        <w:t xml:space="preserve"> u</w:t>
      </w:r>
      <w:r>
        <w:t xml:space="preserve">s </w:t>
      </w:r>
      <w:r w:rsidR="00262D94">
        <w:t>customize</w:t>
      </w:r>
      <w:r>
        <w:t xml:space="preserve"> the </w:t>
      </w:r>
      <w:r w:rsidR="007D1B2E">
        <w:t>b</w:t>
      </w:r>
      <w:r>
        <w:t xml:space="preserve">utton controls. </w:t>
      </w:r>
      <w:r w:rsidR="007A4373">
        <w:t xml:space="preserve">We can use the button properties for </w:t>
      </w:r>
      <w:r w:rsidR="00A51BDA" w:rsidRPr="009A413D">
        <w:rPr>
          <w:rFonts w:ascii="Consolas" w:hAnsi="Consolas"/>
          <w:b/>
          <w:sz w:val="20"/>
          <w:szCs w:val="20"/>
          <w:rPrChange w:id="241" w:author="Varun Jain" w:date="2024-12-04T20:37:00Z" w16du:dateUtc="2024-12-04T15:07:00Z">
            <w:rPr/>
          </w:rPrChange>
        </w:rPr>
        <w:t>BackgroundColor</w:t>
      </w:r>
      <w:r w:rsidR="00A51BDA">
        <w:t xml:space="preserve">, </w:t>
      </w:r>
      <w:r w:rsidR="00A51BDA" w:rsidRPr="009A413D">
        <w:rPr>
          <w:rFonts w:ascii="Consolas" w:hAnsi="Consolas"/>
          <w:b/>
          <w:sz w:val="20"/>
          <w:szCs w:val="20"/>
          <w:rPrChange w:id="242" w:author="Varun Jain" w:date="2024-12-04T20:37:00Z" w16du:dateUtc="2024-12-04T15:07:00Z">
            <w:rPr/>
          </w:rPrChange>
        </w:rPr>
        <w:t>VerticalOptions</w:t>
      </w:r>
      <w:r w:rsidR="00A51BDA">
        <w:t xml:space="preserve">, </w:t>
      </w:r>
      <w:r w:rsidR="00A51BDA" w:rsidRPr="009A413D">
        <w:rPr>
          <w:rFonts w:ascii="Consolas" w:hAnsi="Consolas"/>
          <w:b/>
          <w:sz w:val="20"/>
          <w:szCs w:val="20"/>
          <w:rPrChange w:id="243" w:author="Varun Jain" w:date="2024-12-04T20:37:00Z" w16du:dateUtc="2024-12-04T15:07:00Z">
            <w:rPr/>
          </w:rPrChange>
        </w:rPr>
        <w:t>HorizontalOptions</w:t>
      </w:r>
      <w:r w:rsidR="00A51BDA">
        <w:t xml:space="preserve">, </w:t>
      </w:r>
      <w:r w:rsidR="00A51BDA" w:rsidRPr="009A413D">
        <w:rPr>
          <w:rFonts w:ascii="Consolas" w:hAnsi="Consolas"/>
          <w:b/>
          <w:sz w:val="20"/>
          <w:szCs w:val="20"/>
          <w:rPrChange w:id="244" w:author="Varun Jain" w:date="2024-12-04T20:37:00Z" w16du:dateUtc="2024-12-04T15:07:00Z">
            <w:rPr/>
          </w:rPrChange>
        </w:rPr>
        <w:t>WidthRequest</w:t>
      </w:r>
      <w:r w:rsidR="00034A08">
        <w:t>,</w:t>
      </w:r>
      <w:r w:rsidR="00A51BDA">
        <w:t xml:space="preserve"> and </w:t>
      </w:r>
      <w:r w:rsidR="00A51BDA" w:rsidRPr="009A413D">
        <w:rPr>
          <w:rFonts w:ascii="Consolas" w:hAnsi="Consolas"/>
          <w:b/>
          <w:sz w:val="20"/>
          <w:szCs w:val="20"/>
          <w:rPrChange w:id="245" w:author="Varun Jain" w:date="2024-12-04T20:37:00Z" w16du:dateUtc="2024-12-04T15:07:00Z">
            <w:rPr/>
          </w:rPrChange>
        </w:rPr>
        <w:t>FontSize</w:t>
      </w:r>
      <w:r w:rsidR="00A51BDA">
        <w:t xml:space="preserve"> to customize the </w:t>
      </w:r>
      <w:r w:rsidR="00A51BDA" w:rsidRPr="009A413D">
        <w:rPr>
          <w:rFonts w:ascii="Consolas" w:hAnsi="Consolas"/>
          <w:b/>
          <w:sz w:val="20"/>
          <w:szCs w:val="20"/>
          <w:rPrChange w:id="246" w:author="Varun Jain" w:date="2024-12-04T20:37:00Z" w16du:dateUtc="2024-12-04T15:07:00Z">
            <w:rPr/>
          </w:rPrChange>
        </w:rPr>
        <w:t>Button</w:t>
      </w:r>
      <w:r w:rsidR="00A51BDA">
        <w:t>.</w:t>
      </w:r>
      <w:r w:rsidR="00EF27F8">
        <w:t xml:space="preserve"> </w:t>
      </w:r>
      <w:r w:rsidR="00A51BDA">
        <w:t xml:space="preserve">As the style has to be applied to both the </w:t>
      </w:r>
      <w:r w:rsidR="00B9579A">
        <w:t>b</w:t>
      </w:r>
      <w:r w:rsidR="00A51BDA">
        <w:t xml:space="preserve">uttons in row </w:t>
      </w:r>
      <w:r w:rsidR="001031B8">
        <w:t xml:space="preserve">5, we can define this as a style in </w:t>
      </w:r>
      <w:r w:rsidR="001031B8" w:rsidRPr="009A413D">
        <w:rPr>
          <w:rFonts w:ascii="Consolas" w:hAnsi="Consolas"/>
          <w:b/>
          <w:sz w:val="20"/>
          <w:szCs w:val="20"/>
          <w:rPrChange w:id="247" w:author="Varun Jain" w:date="2024-12-04T20:37:00Z" w16du:dateUtc="2024-12-04T15:07:00Z">
            <w:rPr/>
          </w:rPrChange>
        </w:rPr>
        <w:t>Grid</w:t>
      </w:r>
      <w:r w:rsidR="001031B8">
        <w:t>.</w:t>
      </w:r>
      <w:r w:rsidR="00034A08">
        <w:t xml:space="preserve"> </w:t>
      </w:r>
      <w:r w:rsidR="001031B8">
        <w:t xml:space="preserve">Resources collection and then using the markup extension syntax </w:t>
      </w:r>
      <w:r w:rsidR="00B9579A">
        <w:t xml:space="preserve">we can </w:t>
      </w:r>
      <w:r w:rsidR="001031B8">
        <w:t xml:space="preserve">bind the </w:t>
      </w:r>
      <w:r w:rsidR="00B9579A">
        <w:t>s</w:t>
      </w:r>
      <w:r w:rsidR="00062C26">
        <w:t xml:space="preserve">tyle property of the </w:t>
      </w:r>
      <w:r w:rsidR="00B9579A">
        <w:t>b</w:t>
      </w:r>
      <w:r w:rsidR="00062C26">
        <w:t>utton to the customized style that we create.</w:t>
      </w:r>
    </w:p>
    <w:p w14:paraId="6062EA74" w14:textId="0AF4187D" w:rsidR="00781FEB" w:rsidRDefault="007D1B2E" w:rsidP="00E678AE">
      <w:pPr>
        <w:pStyle w:val="NormalBPBHEB"/>
        <w:numPr>
          <w:ilvl w:val="0"/>
          <w:numId w:val="49"/>
        </w:numPr>
      </w:pPr>
      <w:r>
        <w:t>Now, we will</w:t>
      </w:r>
      <w:r w:rsidR="007240F7">
        <w:t xml:space="preserve"> customize </w:t>
      </w:r>
      <w:r w:rsidR="00062C26">
        <w:t xml:space="preserve">the </w:t>
      </w:r>
      <w:r>
        <w:t>l</w:t>
      </w:r>
      <w:r w:rsidR="007240F7">
        <w:t>abels displaying the numerical values in the UI</w:t>
      </w:r>
      <w:r w:rsidR="0060051C">
        <w:t xml:space="preserve"> so that there is an emphasis on the values</w:t>
      </w:r>
      <w:r w:rsidR="0044672C">
        <w:t xml:space="preserve"> displayed in the UI</w:t>
      </w:r>
      <w:r w:rsidR="006B2EA5">
        <w:t xml:space="preserve">. We need to use </w:t>
      </w:r>
      <w:r w:rsidR="006B2EA5" w:rsidRPr="009A413D">
        <w:rPr>
          <w:rFonts w:ascii="Consolas" w:hAnsi="Consolas"/>
          <w:b/>
          <w:sz w:val="20"/>
          <w:szCs w:val="20"/>
          <w:rPrChange w:id="248" w:author="Varun Jain" w:date="2024-12-04T20:37:00Z" w16du:dateUtc="2024-12-04T15:07:00Z">
            <w:rPr/>
          </w:rPrChange>
        </w:rPr>
        <w:t>FontSize</w:t>
      </w:r>
      <w:r w:rsidR="006B2EA5">
        <w:t xml:space="preserve"> and </w:t>
      </w:r>
      <w:r w:rsidR="006B2EA5" w:rsidRPr="009A413D">
        <w:rPr>
          <w:rFonts w:ascii="Consolas" w:hAnsi="Consolas"/>
          <w:b/>
          <w:sz w:val="20"/>
          <w:szCs w:val="20"/>
          <w:rPrChange w:id="249" w:author="Varun Jain" w:date="2024-12-04T20:37:00Z" w16du:dateUtc="2024-12-04T15:07:00Z">
            <w:rPr/>
          </w:rPrChange>
        </w:rPr>
        <w:t>FontAttr</w:t>
      </w:r>
      <w:r w:rsidR="00E12C8D" w:rsidRPr="009A413D">
        <w:rPr>
          <w:rFonts w:ascii="Consolas" w:hAnsi="Consolas"/>
          <w:b/>
          <w:sz w:val="20"/>
          <w:szCs w:val="20"/>
          <w:rPrChange w:id="250" w:author="Varun Jain" w:date="2024-12-04T20:37:00Z" w16du:dateUtc="2024-12-04T15:07:00Z">
            <w:rPr/>
          </w:rPrChange>
        </w:rPr>
        <w:t>i</w:t>
      </w:r>
      <w:r w:rsidR="006B2EA5" w:rsidRPr="009A413D">
        <w:rPr>
          <w:rFonts w:ascii="Consolas" w:hAnsi="Consolas"/>
          <w:b/>
          <w:sz w:val="20"/>
          <w:szCs w:val="20"/>
          <w:rPrChange w:id="251" w:author="Varun Jain" w:date="2024-12-04T20:37:00Z" w16du:dateUtc="2024-12-04T15:07:00Z">
            <w:rPr/>
          </w:rPrChange>
        </w:rPr>
        <w:t>butes</w:t>
      </w:r>
      <w:r w:rsidR="006B2EA5">
        <w:t xml:space="preserve"> to our custom style</w:t>
      </w:r>
      <w:r w:rsidR="00E5553D">
        <w:t xml:space="preserve"> for the </w:t>
      </w:r>
      <w:r w:rsidR="00E5553D" w:rsidRPr="009A413D">
        <w:rPr>
          <w:rFonts w:ascii="Consolas" w:hAnsi="Consolas"/>
          <w:b/>
          <w:sz w:val="20"/>
          <w:szCs w:val="20"/>
          <w:rPrChange w:id="252" w:author="Varun Jain" w:date="2024-12-04T20:37:00Z" w16du:dateUtc="2024-12-04T15:07:00Z">
            <w:rPr/>
          </w:rPrChange>
        </w:rPr>
        <w:t>Label</w:t>
      </w:r>
      <w:r w:rsidR="00E5553D">
        <w:t xml:space="preserve"> control. </w:t>
      </w:r>
      <w:r w:rsidR="00034A08">
        <w:t>T</w:t>
      </w:r>
      <w:r w:rsidR="00E5553D">
        <w:t xml:space="preserve">hen apply the style </w:t>
      </w:r>
      <w:r w:rsidR="00AE62AB">
        <w:t>to all the Labels which have to display numerical data.</w:t>
      </w:r>
    </w:p>
    <w:p w14:paraId="7BDFA5DF" w14:textId="515C3246" w:rsidR="00A40229" w:rsidRDefault="00A40229" w:rsidP="00E678AE">
      <w:pPr>
        <w:pStyle w:val="NormalBPBHEB"/>
        <w:numPr>
          <w:ilvl w:val="0"/>
          <w:numId w:val="49"/>
        </w:numPr>
        <w:rPr>
          <w:ins w:id="253" w:author="Varun Jain" w:date="2024-12-04T20:36:00Z" w16du:dateUtc="2024-12-04T15:06:00Z"/>
        </w:rPr>
      </w:pPr>
      <w:r>
        <w:t xml:space="preserve">After the above changes are done, the XAML markup </w:t>
      </w:r>
      <w:r w:rsidR="004B664E">
        <w:t xml:space="preserve">under </w:t>
      </w:r>
      <w:r w:rsidR="004B664E" w:rsidRPr="009A413D">
        <w:rPr>
          <w:rFonts w:ascii="Consolas" w:hAnsi="Consolas"/>
          <w:b/>
          <w:sz w:val="20"/>
          <w:szCs w:val="20"/>
          <w:rPrChange w:id="254" w:author="Varun Jain" w:date="2024-12-04T20:37:00Z" w16du:dateUtc="2024-12-04T15:07:00Z">
            <w:rPr/>
          </w:rPrChange>
        </w:rPr>
        <w:t>Grid.Resources</w:t>
      </w:r>
      <w:r w:rsidR="004B664E">
        <w:t xml:space="preserve"> </w:t>
      </w:r>
      <w:r>
        <w:t xml:space="preserve">would appear as shown </w:t>
      </w:r>
      <w:r w:rsidR="00034A08">
        <w:t>in the following code:</w:t>
      </w:r>
    </w:p>
    <w:p w14:paraId="55922442" w14:textId="5FE31A0B" w:rsidR="009A413D" w:rsidRPr="009A413D" w:rsidDel="0010049D" w:rsidRDefault="009A413D">
      <w:pPr>
        <w:pStyle w:val="NormalBPBHEB"/>
        <w:rPr>
          <w:del w:id="255" w:author="Anahita" w:date="2024-12-11T15:15:00Z" w16du:dateUtc="2024-12-11T09:45:00Z"/>
        </w:rPr>
        <w:pPrChange w:id="256" w:author="Varun Jain" w:date="2024-12-04T20:36:00Z" w16du:dateUtc="2024-12-04T15:06:00Z">
          <w:pPr>
            <w:pStyle w:val="NormalBPBHEB"/>
            <w:numPr>
              <w:numId w:val="49"/>
            </w:numPr>
            <w:ind w:left="720" w:hanging="360"/>
          </w:pPr>
        </w:pPrChange>
      </w:pPr>
    </w:p>
    <w:p w14:paraId="0B8CE7AE"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257"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258" w:author="Varun Jain" w:date="2024-12-04T20:34:00Z" w16du:dateUtc="2024-12-04T15:04:00Z">
            <w:rPr>
              <w:rFonts w:ascii="Consolas" w:eastAsia="Times New Roman" w:hAnsi="Consolas" w:cs="Times New Roman"/>
              <w:color w:val="5C5C5C"/>
              <w:sz w:val="21"/>
              <w:szCs w:val="21"/>
            </w:rPr>
          </w:rPrChange>
        </w:rPr>
        <w:t>&lt;</w:t>
      </w:r>
      <w:r w:rsidRPr="009A413D">
        <w:rPr>
          <w:rFonts w:ascii="Consolas" w:eastAsia="Times New Roman" w:hAnsi="Consolas" w:cs="Times New Roman"/>
          <w:color w:val="E45649"/>
          <w:sz w:val="20"/>
          <w:szCs w:val="20"/>
          <w:rPrChange w:id="259" w:author="Varun Jain" w:date="2024-12-04T20:34:00Z" w16du:dateUtc="2024-12-04T15:04:00Z">
            <w:rPr>
              <w:rFonts w:ascii="Consolas" w:eastAsia="Times New Roman" w:hAnsi="Consolas" w:cs="Times New Roman"/>
              <w:color w:val="E45649"/>
              <w:sz w:val="21"/>
              <w:szCs w:val="21"/>
            </w:rPr>
          </w:rPrChange>
        </w:rPr>
        <w:t>Grid.Resources</w:t>
      </w:r>
      <w:r w:rsidRPr="009A413D">
        <w:rPr>
          <w:rFonts w:ascii="Consolas" w:eastAsia="Times New Roman" w:hAnsi="Consolas" w:cs="Times New Roman"/>
          <w:color w:val="5C5C5C"/>
          <w:sz w:val="20"/>
          <w:szCs w:val="20"/>
          <w:rPrChange w:id="260" w:author="Varun Jain" w:date="2024-12-04T20:34:00Z" w16du:dateUtc="2024-12-04T15:04:00Z">
            <w:rPr>
              <w:rFonts w:ascii="Consolas" w:eastAsia="Times New Roman" w:hAnsi="Consolas" w:cs="Times New Roman"/>
              <w:color w:val="5C5C5C"/>
              <w:sz w:val="21"/>
              <w:szCs w:val="21"/>
            </w:rPr>
          </w:rPrChange>
        </w:rPr>
        <w:t>&gt;</w:t>
      </w:r>
    </w:p>
    <w:p w14:paraId="37A0BE6D"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261"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262"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263" w:author="Varun Jain" w:date="2024-12-04T20:34:00Z" w16du:dateUtc="2024-12-04T15:04:00Z">
            <w:rPr>
              <w:rFonts w:ascii="Consolas" w:eastAsia="Times New Roman" w:hAnsi="Consolas" w:cs="Times New Roman"/>
              <w:color w:val="E45649"/>
              <w:sz w:val="21"/>
              <w:szCs w:val="21"/>
            </w:rPr>
          </w:rPrChange>
        </w:rPr>
        <w:t>Style</w:t>
      </w:r>
      <w:r w:rsidRPr="009A413D">
        <w:rPr>
          <w:rFonts w:ascii="Consolas" w:eastAsia="Times New Roman" w:hAnsi="Consolas" w:cs="Times New Roman"/>
          <w:color w:val="5C5C5C"/>
          <w:sz w:val="20"/>
          <w:szCs w:val="20"/>
          <w:rPrChange w:id="264"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265" w:author="Varun Jain" w:date="2024-12-04T20:34:00Z" w16du:dateUtc="2024-12-04T15:04:00Z">
            <w:rPr>
              <w:rFonts w:ascii="Consolas" w:eastAsia="Times New Roman" w:hAnsi="Consolas" w:cs="Times New Roman"/>
              <w:color w:val="986801"/>
              <w:sz w:val="21"/>
              <w:szCs w:val="21"/>
            </w:rPr>
          </w:rPrChange>
        </w:rPr>
        <w:t>TargetType</w:t>
      </w:r>
      <w:r w:rsidRPr="009A413D">
        <w:rPr>
          <w:rFonts w:ascii="Consolas" w:eastAsia="Times New Roman" w:hAnsi="Consolas" w:cs="Times New Roman"/>
          <w:color w:val="5C5C5C"/>
          <w:sz w:val="20"/>
          <w:szCs w:val="20"/>
          <w:rPrChange w:id="266"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267" w:author="Varun Jain" w:date="2024-12-04T20:34:00Z" w16du:dateUtc="2024-12-04T15:04:00Z">
            <w:rPr>
              <w:rFonts w:ascii="Consolas" w:eastAsia="Times New Roman" w:hAnsi="Consolas" w:cs="Times New Roman"/>
              <w:color w:val="50A14F"/>
              <w:sz w:val="21"/>
              <w:szCs w:val="21"/>
            </w:rPr>
          </w:rPrChange>
        </w:rPr>
        <w:t>"Frame"</w:t>
      </w:r>
    </w:p>
    <w:p w14:paraId="2CB628A0"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268"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269"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270" w:author="Varun Jain" w:date="2024-12-04T20:34:00Z" w16du:dateUtc="2024-12-04T15:04:00Z">
            <w:rPr>
              <w:rFonts w:ascii="Consolas" w:eastAsia="Times New Roman" w:hAnsi="Consolas" w:cs="Times New Roman"/>
              <w:color w:val="986801"/>
              <w:sz w:val="21"/>
              <w:szCs w:val="21"/>
            </w:rPr>
          </w:rPrChange>
        </w:rPr>
        <w:t>x:Key</w:t>
      </w:r>
      <w:r w:rsidRPr="009A413D">
        <w:rPr>
          <w:rFonts w:ascii="Consolas" w:eastAsia="Times New Roman" w:hAnsi="Consolas" w:cs="Times New Roman"/>
          <w:color w:val="5C5C5C"/>
          <w:sz w:val="20"/>
          <w:szCs w:val="20"/>
          <w:rPrChange w:id="271"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272" w:author="Varun Jain" w:date="2024-12-04T20:34:00Z" w16du:dateUtc="2024-12-04T15:04:00Z">
            <w:rPr>
              <w:rFonts w:ascii="Consolas" w:eastAsia="Times New Roman" w:hAnsi="Consolas" w:cs="Times New Roman"/>
              <w:color w:val="50A14F"/>
              <w:sz w:val="21"/>
              <w:szCs w:val="21"/>
            </w:rPr>
          </w:rPrChange>
        </w:rPr>
        <w:t>"centerFrame"</w:t>
      </w:r>
      <w:r w:rsidRPr="009A413D">
        <w:rPr>
          <w:rFonts w:ascii="Consolas" w:eastAsia="Times New Roman" w:hAnsi="Consolas" w:cs="Times New Roman"/>
          <w:color w:val="5C5C5C"/>
          <w:sz w:val="20"/>
          <w:szCs w:val="20"/>
          <w:rPrChange w:id="273" w:author="Varun Jain" w:date="2024-12-04T20:34:00Z" w16du:dateUtc="2024-12-04T15:04:00Z">
            <w:rPr>
              <w:rFonts w:ascii="Consolas" w:eastAsia="Times New Roman" w:hAnsi="Consolas" w:cs="Times New Roman"/>
              <w:color w:val="5C5C5C"/>
              <w:sz w:val="21"/>
              <w:szCs w:val="21"/>
            </w:rPr>
          </w:rPrChange>
        </w:rPr>
        <w:t>&gt;</w:t>
      </w:r>
    </w:p>
    <w:p w14:paraId="63415179"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274"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275"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276"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277"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278"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279"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280" w:author="Varun Jain" w:date="2024-12-04T20:34:00Z" w16du:dateUtc="2024-12-04T15:04:00Z">
            <w:rPr>
              <w:rFonts w:ascii="Consolas" w:eastAsia="Times New Roman" w:hAnsi="Consolas" w:cs="Times New Roman"/>
              <w:color w:val="50A14F"/>
              <w:sz w:val="21"/>
              <w:szCs w:val="21"/>
            </w:rPr>
          </w:rPrChange>
        </w:rPr>
        <w:t>"HorizontalOptions"</w:t>
      </w:r>
    </w:p>
    <w:p w14:paraId="5BDF7682"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281"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282"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283"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284"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285" w:author="Varun Jain" w:date="2024-12-04T20:34:00Z" w16du:dateUtc="2024-12-04T15:04:00Z">
            <w:rPr>
              <w:rFonts w:ascii="Consolas" w:eastAsia="Times New Roman" w:hAnsi="Consolas" w:cs="Times New Roman"/>
              <w:color w:val="50A14F"/>
              <w:sz w:val="21"/>
              <w:szCs w:val="21"/>
            </w:rPr>
          </w:rPrChange>
        </w:rPr>
        <w:t>"Center"</w:t>
      </w:r>
      <w:r w:rsidRPr="009A413D">
        <w:rPr>
          <w:rFonts w:ascii="Consolas" w:eastAsia="Times New Roman" w:hAnsi="Consolas" w:cs="Times New Roman"/>
          <w:color w:val="5C5C5C"/>
          <w:sz w:val="20"/>
          <w:szCs w:val="20"/>
          <w:rPrChange w:id="286" w:author="Varun Jain" w:date="2024-12-04T20:34:00Z" w16du:dateUtc="2024-12-04T15:04:00Z">
            <w:rPr>
              <w:rFonts w:ascii="Consolas" w:eastAsia="Times New Roman" w:hAnsi="Consolas" w:cs="Times New Roman"/>
              <w:color w:val="5C5C5C"/>
              <w:sz w:val="21"/>
              <w:szCs w:val="21"/>
            </w:rPr>
          </w:rPrChange>
        </w:rPr>
        <w:t> /&gt;</w:t>
      </w:r>
    </w:p>
    <w:p w14:paraId="26D2341E"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287"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288"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289"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290"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291"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292"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293" w:author="Varun Jain" w:date="2024-12-04T20:34:00Z" w16du:dateUtc="2024-12-04T15:04:00Z">
            <w:rPr>
              <w:rFonts w:ascii="Consolas" w:eastAsia="Times New Roman" w:hAnsi="Consolas" w:cs="Times New Roman"/>
              <w:color w:val="50A14F"/>
              <w:sz w:val="21"/>
              <w:szCs w:val="21"/>
            </w:rPr>
          </w:rPrChange>
        </w:rPr>
        <w:t>"VerticalOptions"</w:t>
      </w:r>
    </w:p>
    <w:p w14:paraId="69262309"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294"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295"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296"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297"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298" w:author="Varun Jain" w:date="2024-12-04T20:34:00Z" w16du:dateUtc="2024-12-04T15:04:00Z">
            <w:rPr>
              <w:rFonts w:ascii="Consolas" w:eastAsia="Times New Roman" w:hAnsi="Consolas" w:cs="Times New Roman"/>
              <w:color w:val="50A14F"/>
              <w:sz w:val="21"/>
              <w:szCs w:val="21"/>
            </w:rPr>
          </w:rPrChange>
        </w:rPr>
        <w:t>"Center"</w:t>
      </w:r>
      <w:r w:rsidRPr="009A413D">
        <w:rPr>
          <w:rFonts w:ascii="Consolas" w:eastAsia="Times New Roman" w:hAnsi="Consolas" w:cs="Times New Roman"/>
          <w:color w:val="5C5C5C"/>
          <w:sz w:val="20"/>
          <w:szCs w:val="20"/>
          <w:rPrChange w:id="299" w:author="Varun Jain" w:date="2024-12-04T20:34:00Z" w16du:dateUtc="2024-12-04T15:04:00Z">
            <w:rPr>
              <w:rFonts w:ascii="Consolas" w:eastAsia="Times New Roman" w:hAnsi="Consolas" w:cs="Times New Roman"/>
              <w:color w:val="5C5C5C"/>
              <w:sz w:val="21"/>
              <w:szCs w:val="21"/>
            </w:rPr>
          </w:rPrChange>
        </w:rPr>
        <w:t> /&gt;</w:t>
      </w:r>
    </w:p>
    <w:p w14:paraId="771AFCB0"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00"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01"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02" w:author="Varun Jain" w:date="2024-12-04T20:34:00Z" w16du:dateUtc="2024-12-04T15:04:00Z">
            <w:rPr>
              <w:rFonts w:ascii="Consolas" w:eastAsia="Times New Roman" w:hAnsi="Consolas" w:cs="Times New Roman"/>
              <w:color w:val="E45649"/>
              <w:sz w:val="21"/>
              <w:szCs w:val="21"/>
            </w:rPr>
          </w:rPrChange>
        </w:rPr>
        <w:t>Style</w:t>
      </w:r>
      <w:r w:rsidRPr="009A413D">
        <w:rPr>
          <w:rFonts w:ascii="Consolas" w:eastAsia="Times New Roman" w:hAnsi="Consolas" w:cs="Times New Roman"/>
          <w:color w:val="5C5C5C"/>
          <w:sz w:val="20"/>
          <w:szCs w:val="20"/>
          <w:rPrChange w:id="303" w:author="Varun Jain" w:date="2024-12-04T20:34:00Z" w16du:dateUtc="2024-12-04T15:04:00Z">
            <w:rPr>
              <w:rFonts w:ascii="Consolas" w:eastAsia="Times New Roman" w:hAnsi="Consolas" w:cs="Times New Roman"/>
              <w:color w:val="5C5C5C"/>
              <w:sz w:val="21"/>
              <w:szCs w:val="21"/>
            </w:rPr>
          </w:rPrChange>
        </w:rPr>
        <w:t>&gt;</w:t>
      </w:r>
    </w:p>
    <w:p w14:paraId="615CE5C5"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304"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05"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06" w:author="Varun Jain" w:date="2024-12-04T20:34:00Z" w16du:dateUtc="2024-12-04T15:04:00Z">
            <w:rPr>
              <w:rFonts w:ascii="Consolas" w:eastAsia="Times New Roman" w:hAnsi="Consolas" w:cs="Times New Roman"/>
              <w:color w:val="E45649"/>
              <w:sz w:val="21"/>
              <w:szCs w:val="21"/>
            </w:rPr>
          </w:rPrChange>
        </w:rPr>
        <w:t>Style</w:t>
      </w:r>
      <w:r w:rsidRPr="009A413D">
        <w:rPr>
          <w:rFonts w:ascii="Consolas" w:eastAsia="Times New Roman" w:hAnsi="Consolas" w:cs="Times New Roman"/>
          <w:color w:val="5C5C5C"/>
          <w:sz w:val="20"/>
          <w:szCs w:val="20"/>
          <w:rPrChange w:id="307"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08" w:author="Varun Jain" w:date="2024-12-04T20:34:00Z" w16du:dateUtc="2024-12-04T15:04:00Z">
            <w:rPr>
              <w:rFonts w:ascii="Consolas" w:eastAsia="Times New Roman" w:hAnsi="Consolas" w:cs="Times New Roman"/>
              <w:color w:val="986801"/>
              <w:sz w:val="21"/>
              <w:szCs w:val="21"/>
            </w:rPr>
          </w:rPrChange>
        </w:rPr>
        <w:t>TargetType</w:t>
      </w:r>
      <w:r w:rsidRPr="009A413D">
        <w:rPr>
          <w:rFonts w:ascii="Consolas" w:eastAsia="Times New Roman" w:hAnsi="Consolas" w:cs="Times New Roman"/>
          <w:color w:val="5C5C5C"/>
          <w:sz w:val="20"/>
          <w:szCs w:val="20"/>
          <w:rPrChange w:id="309"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10" w:author="Varun Jain" w:date="2024-12-04T20:34:00Z" w16du:dateUtc="2024-12-04T15:04:00Z">
            <w:rPr>
              <w:rFonts w:ascii="Consolas" w:eastAsia="Times New Roman" w:hAnsi="Consolas" w:cs="Times New Roman"/>
              <w:color w:val="50A14F"/>
              <w:sz w:val="21"/>
              <w:szCs w:val="21"/>
            </w:rPr>
          </w:rPrChange>
        </w:rPr>
        <w:t>"Button"</w:t>
      </w:r>
    </w:p>
    <w:p w14:paraId="43E79DE5"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11"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12"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13" w:author="Varun Jain" w:date="2024-12-04T20:34:00Z" w16du:dateUtc="2024-12-04T15:04:00Z">
            <w:rPr>
              <w:rFonts w:ascii="Consolas" w:eastAsia="Times New Roman" w:hAnsi="Consolas" w:cs="Times New Roman"/>
              <w:color w:val="986801"/>
              <w:sz w:val="21"/>
              <w:szCs w:val="21"/>
            </w:rPr>
          </w:rPrChange>
        </w:rPr>
        <w:t>x:Key</w:t>
      </w:r>
      <w:r w:rsidRPr="009A413D">
        <w:rPr>
          <w:rFonts w:ascii="Consolas" w:eastAsia="Times New Roman" w:hAnsi="Consolas" w:cs="Times New Roman"/>
          <w:color w:val="5C5C5C"/>
          <w:sz w:val="20"/>
          <w:szCs w:val="20"/>
          <w:rPrChange w:id="314"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15" w:author="Varun Jain" w:date="2024-12-04T20:34:00Z" w16du:dateUtc="2024-12-04T15:04:00Z">
            <w:rPr>
              <w:rFonts w:ascii="Consolas" w:eastAsia="Times New Roman" w:hAnsi="Consolas" w:cs="Times New Roman"/>
              <w:color w:val="50A14F"/>
              <w:sz w:val="21"/>
              <w:szCs w:val="21"/>
            </w:rPr>
          </w:rPrChange>
        </w:rPr>
        <w:t>"splitButton"</w:t>
      </w:r>
      <w:r w:rsidRPr="009A413D">
        <w:rPr>
          <w:rFonts w:ascii="Consolas" w:eastAsia="Times New Roman" w:hAnsi="Consolas" w:cs="Times New Roman"/>
          <w:color w:val="5C5C5C"/>
          <w:sz w:val="20"/>
          <w:szCs w:val="20"/>
          <w:rPrChange w:id="316" w:author="Varun Jain" w:date="2024-12-04T20:34:00Z" w16du:dateUtc="2024-12-04T15:04:00Z">
            <w:rPr>
              <w:rFonts w:ascii="Consolas" w:eastAsia="Times New Roman" w:hAnsi="Consolas" w:cs="Times New Roman"/>
              <w:color w:val="5C5C5C"/>
              <w:sz w:val="21"/>
              <w:szCs w:val="21"/>
            </w:rPr>
          </w:rPrChange>
        </w:rPr>
        <w:t>&gt;</w:t>
      </w:r>
    </w:p>
    <w:p w14:paraId="27A1202D"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317"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18"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19"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320"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21"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322"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23" w:author="Varun Jain" w:date="2024-12-04T20:34:00Z" w16du:dateUtc="2024-12-04T15:04:00Z">
            <w:rPr>
              <w:rFonts w:ascii="Consolas" w:eastAsia="Times New Roman" w:hAnsi="Consolas" w:cs="Times New Roman"/>
              <w:color w:val="50A14F"/>
              <w:sz w:val="21"/>
              <w:szCs w:val="21"/>
            </w:rPr>
          </w:rPrChange>
        </w:rPr>
        <w:t>"BackgroundColor"</w:t>
      </w:r>
    </w:p>
    <w:p w14:paraId="6B5C2AD9"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24"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25"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26"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327"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28" w:author="Varun Jain" w:date="2024-12-04T20:34:00Z" w16du:dateUtc="2024-12-04T15:04:00Z">
            <w:rPr>
              <w:rFonts w:ascii="Consolas" w:eastAsia="Times New Roman" w:hAnsi="Consolas" w:cs="Times New Roman"/>
              <w:color w:val="50A14F"/>
              <w:sz w:val="21"/>
              <w:szCs w:val="21"/>
            </w:rPr>
          </w:rPrChange>
        </w:rPr>
        <w:t>"Orange"</w:t>
      </w:r>
      <w:r w:rsidRPr="009A413D">
        <w:rPr>
          <w:rFonts w:ascii="Consolas" w:eastAsia="Times New Roman" w:hAnsi="Consolas" w:cs="Times New Roman"/>
          <w:color w:val="5C5C5C"/>
          <w:sz w:val="20"/>
          <w:szCs w:val="20"/>
          <w:rPrChange w:id="329" w:author="Varun Jain" w:date="2024-12-04T20:34:00Z" w16du:dateUtc="2024-12-04T15:04:00Z">
            <w:rPr>
              <w:rFonts w:ascii="Consolas" w:eastAsia="Times New Roman" w:hAnsi="Consolas" w:cs="Times New Roman"/>
              <w:color w:val="5C5C5C"/>
              <w:sz w:val="21"/>
              <w:szCs w:val="21"/>
            </w:rPr>
          </w:rPrChange>
        </w:rPr>
        <w:t> /&gt;</w:t>
      </w:r>
    </w:p>
    <w:p w14:paraId="49E4B221"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330"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31"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32"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333"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34"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335"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36" w:author="Varun Jain" w:date="2024-12-04T20:34:00Z" w16du:dateUtc="2024-12-04T15:04:00Z">
            <w:rPr>
              <w:rFonts w:ascii="Consolas" w:eastAsia="Times New Roman" w:hAnsi="Consolas" w:cs="Times New Roman"/>
              <w:color w:val="50A14F"/>
              <w:sz w:val="21"/>
              <w:szCs w:val="21"/>
            </w:rPr>
          </w:rPrChange>
        </w:rPr>
        <w:t>"VerticalOptions"</w:t>
      </w:r>
    </w:p>
    <w:p w14:paraId="65927A05"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37"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38"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39"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340"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41" w:author="Varun Jain" w:date="2024-12-04T20:34:00Z" w16du:dateUtc="2024-12-04T15:04:00Z">
            <w:rPr>
              <w:rFonts w:ascii="Consolas" w:eastAsia="Times New Roman" w:hAnsi="Consolas" w:cs="Times New Roman"/>
              <w:color w:val="50A14F"/>
              <w:sz w:val="21"/>
              <w:szCs w:val="21"/>
            </w:rPr>
          </w:rPrChange>
        </w:rPr>
        <w:t>"Center"</w:t>
      </w:r>
      <w:r w:rsidRPr="009A413D">
        <w:rPr>
          <w:rFonts w:ascii="Consolas" w:eastAsia="Times New Roman" w:hAnsi="Consolas" w:cs="Times New Roman"/>
          <w:color w:val="5C5C5C"/>
          <w:sz w:val="20"/>
          <w:szCs w:val="20"/>
          <w:rPrChange w:id="342" w:author="Varun Jain" w:date="2024-12-04T20:34:00Z" w16du:dateUtc="2024-12-04T15:04:00Z">
            <w:rPr>
              <w:rFonts w:ascii="Consolas" w:eastAsia="Times New Roman" w:hAnsi="Consolas" w:cs="Times New Roman"/>
              <w:color w:val="5C5C5C"/>
              <w:sz w:val="21"/>
              <w:szCs w:val="21"/>
            </w:rPr>
          </w:rPrChange>
        </w:rPr>
        <w:t> /&gt;</w:t>
      </w:r>
    </w:p>
    <w:p w14:paraId="3F601072"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343"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44"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45"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346"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47"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348"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49" w:author="Varun Jain" w:date="2024-12-04T20:34:00Z" w16du:dateUtc="2024-12-04T15:04:00Z">
            <w:rPr>
              <w:rFonts w:ascii="Consolas" w:eastAsia="Times New Roman" w:hAnsi="Consolas" w:cs="Times New Roman"/>
              <w:color w:val="50A14F"/>
              <w:sz w:val="21"/>
              <w:szCs w:val="21"/>
            </w:rPr>
          </w:rPrChange>
        </w:rPr>
        <w:t>"HeightRequest"</w:t>
      </w:r>
    </w:p>
    <w:p w14:paraId="6363BE34"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50"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51"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52"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353"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54" w:author="Varun Jain" w:date="2024-12-04T20:34:00Z" w16du:dateUtc="2024-12-04T15:04:00Z">
            <w:rPr>
              <w:rFonts w:ascii="Consolas" w:eastAsia="Times New Roman" w:hAnsi="Consolas" w:cs="Times New Roman"/>
              <w:color w:val="50A14F"/>
              <w:sz w:val="21"/>
              <w:szCs w:val="21"/>
            </w:rPr>
          </w:rPrChange>
        </w:rPr>
        <w:t>"50"</w:t>
      </w:r>
      <w:r w:rsidRPr="009A413D">
        <w:rPr>
          <w:rFonts w:ascii="Consolas" w:eastAsia="Times New Roman" w:hAnsi="Consolas" w:cs="Times New Roman"/>
          <w:color w:val="5C5C5C"/>
          <w:sz w:val="20"/>
          <w:szCs w:val="20"/>
          <w:rPrChange w:id="355" w:author="Varun Jain" w:date="2024-12-04T20:34:00Z" w16du:dateUtc="2024-12-04T15:04:00Z">
            <w:rPr>
              <w:rFonts w:ascii="Consolas" w:eastAsia="Times New Roman" w:hAnsi="Consolas" w:cs="Times New Roman"/>
              <w:color w:val="5C5C5C"/>
              <w:sz w:val="21"/>
              <w:szCs w:val="21"/>
            </w:rPr>
          </w:rPrChange>
        </w:rPr>
        <w:t> /&gt;</w:t>
      </w:r>
    </w:p>
    <w:p w14:paraId="0484B41A"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356"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57"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58"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359"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60"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361"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62" w:author="Varun Jain" w:date="2024-12-04T20:34:00Z" w16du:dateUtc="2024-12-04T15:04:00Z">
            <w:rPr>
              <w:rFonts w:ascii="Consolas" w:eastAsia="Times New Roman" w:hAnsi="Consolas" w:cs="Times New Roman"/>
              <w:color w:val="50A14F"/>
              <w:sz w:val="21"/>
              <w:szCs w:val="21"/>
            </w:rPr>
          </w:rPrChange>
        </w:rPr>
        <w:t>"WidthRequest"</w:t>
      </w:r>
    </w:p>
    <w:p w14:paraId="71FDE970"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63"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64"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65"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366"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67" w:author="Varun Jain" w:date="2024-12-04T20:34:00Z" w16du:dateUtc="2024-12-04T15:04:00Z">
            <w:rPr>
              <w:rFonts w:ascii="Consolas" w:eastAsia="Times New Roman" w:hAnsi="Consolas" w:cs="Times New Roman"/>
              <w:color w:val="50A14F"/>
              <w:sz w:val="21"/>
              <w:szCs w:val="21"/>
            </w:rPr>
          </w:rPrChange>
        </w:rPr>
        <w:t>"50"</w:t>
      </w:r>
      <w:r w:rsidRPr="009A413D">
        <w:rPr>
          <w:rFonts w:ascii="Consolas" w:eastAsia="Times New Roman" w:hAnsi="Consolas" w:cs="Times New Roman"/>
          <w:color w:val="5C5C5C"/>
          <w:sz w:val="20"/>
          <w:szCs w:val="20"/>
          <w:rPrChange w:id="368" w:author="Varun Jain" w:date="2024-12-04T20:34:00Z" w16du:dateUtc="2024-12-04T15:04:00Z">
            <w:rPr>
              <w:rFonts w:ascii="Consolas" w:eastAsia="Times New Roman" w:hAnsi="Consolas" w:cs="Times New Roman"/>
              <w:color w:val="5C5C5C"/>
              <w:sz w:val="21"/>
              <w:szCs w:val="21"/>
            </w:rPr>
          </w:rPrChange>
        </w:rPr>
        <w:t> /&gt;</w:t>
      </w:r>
    </w:p>
    <w:p w14:paraId="34F15D08"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369"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70"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71"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372"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73"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374"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75" w:author="Varun Jain" w:date="2024-12-04T20:34:00Z" w16du:dateUtc="2024-12-04T15:04:00Z">
            <w:rPr>
              <w:rFonts w:ascii="Consolas" w:eastAsia="Times New Roman" w:hAnsi="Consolas" w:cs="Times New Roman"/>
              <w:color w:val="50A14F"/>
              <w:sz w:val="21"/>
              <w:szCs w:val="21"/>
            </w:rPr>
          </w:rPrChange>
        </w:rPr>
        <w:t>"FontSize"</w:t>
      </w:r>
    </w:p>
    <w:p w14:paraId="2A8AD2C0"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76"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77"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78"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379"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80" w:author="Varun Jain" w:date="2024-12-04T20:34:00Z" w16du:dateUtc="2024-12-04T15:04:00Z">
            <w:rPr>
              <w:rFonts w:ascii="Consolas" w:eastAsia="Times New Roman" w:hAnsi="Consolas" w:cs="Times New Roman"/>
              <w:color w:val="50A14F"/>
              <w:sz w:val="21"/>
              <w:szCs w:val="21"/>
            </w:rPr>
          </w:rPrChange>
        </w:rPr>
        <w:t>"Body"</w:t>
      </w:r>
      <w:r w:rsidRPr="009A413D">
        <w:rPr>
          <w:rFonts w:ascii="Consolas" w:eastAsia="Times New Roman" w:hAnsi="Consolas" w:cs="Times New Roman"/>
          <w:color w:val="5C5C5C"/>
          <w:sz w:val="20"/>
          <w:szCs w:val="20"/>
          <w:rPrChange w:id="381" w:author="Varun Jain" w:date="2024-12-04T20:34:00Z" w16du:dateUtc="2024-12-04T15:04:00Z">
            <w:rPr>
              <w:rFonts w:ascii="Consolas" w:eastAsia="Times New Roman" w:hAnsi="Consolas" w:cs="Times New Roman"/>
              <w:color w:val="5C5C5C"/>
              <w:sz w:val="21"/>
              <w:szCs w:val="21"/>
            </w:rPr>
          </w:rPrChange>
        </w:rPr>
        <w:t> /&gt;</w:t>
      </w:r>
    </w:p>
    <w:p w14:paraId="2AC3D73C"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382"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83"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84" w:author="Varun Jain" w:date="2024-12-04T20:34:00Z" w16du:dateUtc="2024-12-04T15:04:00Z">
            <w:rPr>
              <w:rFonts w:ascii="Consolas" w:eastAsia="Times New Roman" w:hAnsi="Consolas" w:cs="Times New Roman"/>
              <w:color w:val="E45649"/>
              <w:sz w:val="21"/>
              <w:szCs w:val="21"/>
            </w:rPr>
          </w:rPrChange>
        </w:rPr>
        <w:t>Style</w:t>
      </w:r>
      <w:r w:rsidRPr="009A413D">
        <w:rPr>
          <w:rFonts w:ascii="Consolas" w:eastAsia="Times New Roman" w:hAnsi="Consolas" w:cs="Times New Roman"/>
          <w:color w:val="5C5C5C"/>
          <w:sz w:val="20"/>
          <w:szCs w:val="20"/>
          <w:rPrChange w:id="385" w:author="Varun Jain" w:date="2024-12-04T20:34:00Z" w16du:dateUtc="2024-12-04T15:04:00Z">
            <w:rPr>
              <w:rFonts w:ascii="Consolas" w:eastAsia="Times New Roman" w:hAnsi="Consolas" w:cs="Times New Roman"/>
              <w:color w:val="5C5C5C"/>
              <w:sz w:val="21"/>
              <w:szCs w:val="21"/>
            </w:rPr>
          </w:rPrChange>
        </w:rPr>
        <w:t>&gt;</w:t>
      </w:r>
    </w:p>
    <w:p w14:paraId="3624D737"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86"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87"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388" w:author="Varun Jain" w:date="2024-12-04T20:34:00Z" w16du:dateUtc="2024-12-04T15:04:00Z">
            <w:rPr>
              <w:rFonts w:ascii="Consolas" w:eastAsia="Times New Roman" w:hAnsi="Consolas" w:cs="Times New Roman"/>
              <w:color w:val="E45649"/>
              <w:sz w:val="21"/>
              <w:szCs w:val="21"/>
            </w:rPr>
          </w:rPrChange>
        </w:rPr>
        <w:t>Style</w:t>
      </w:r>
      <w:r w:rsidRPr="009A413D">
        <w:rPr>
          <w:rFonts w:ascii="Consolas" w:eastAsia="Times New Roman" w:hAnsi="Consolas" w:cs="Times New Roman"/>
          <w:color w:val="5C5C5C"/>
          <w:sz w:val="20"/>
          <w:szCs w:val="20"/>
          <w:rPrChange w:id="389"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90" w:author="Varun Jain" w:date="2024-12-04T20:34:00Z" w16du:dateUtc="2024-12-04T15:04:00Z">
            <w:rPr>
              <w:rFonts w:ascii="Consolas" w:eastAsia="Times New Roman" w:hAnsi="Consolas" w:cs="Times New Roman"/>
              <w:color w:val="986801"/>
              <w:sz w:val="21"/>
              <w:szCs w:val="21"/>
            </w:rPr>
          </w:rPrChange>
        </w:rPr>
        <w:t>TargetType</w:t>
      </w:r>
      <w:r w:rsidRPr="009A413D">
        <w:rPr>
          <w:rFonts w:ascii="Consolas" w:eastAsia="Times New Roman" w:hAnsi="Consolas" w:cs="Times New Roman"/>
          <w:color w:val="5C5C5C"/>
          <w:sz w:val="20"/>
          <w:szCs w:val="20"/>
          <w:rPrChange w:id="391"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92" w:author="Varun Jain" w:date="2024-12-04T20:34:00Z" w16du:dateUtc="2024-12-04T15:04:00Z">
            <w:rPr>
              <w:rFonts w:ascii="Consolas" w:eastAsia="Times New Roman" w:hAnsi="Consolas" w:cs="Times New Roman"/>
              <w:color w:val="50A14F"/>
              <w:sz w:val="21"/>
              <w:szCs w:val="21"/>
            </w:rPr>
          </w:rPrChange>
        </w:rPr>
        <w:t>"Label"</w:t>
      </w:r>
    </w:p>
    <w:p w14:paraId="3E611838"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393"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394"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395" w:author="Varun Jain" w:date="2024-12-04T20:34:00Z" w16du:dateUtc="2024-12-04T15:04:00Z">
            <w:rPr>
              <w:rFonts w:ascii="Consolas" w:eastAsia="Times New Roman" w:hAnsi="Consolas" w:cs="Times New Roman"/>
              <w:color w:val="986801"/>
              <w:sz w:val="21"/>
              <w:szCs w:val="21"/>
            </w:rPr>
          </w:rPrChange>
        </w:rPr>
        <w:t>x:Key</w:t>
      </w:r>
      <w:r w:rsidRPr="009A413D">
        <w:rPr>
          <w:rFonts w:ascii="Consolas" w:eastAsia="Times New Roman" w:hAnsi="Consolas" w:cs="Times New Roman"/>
          <w:color w:val="5C5C5C"/>
          <w:sz w:val="20"/>
          <w:szCs w:val="20"/>
          <w:rPrChange w:id="396"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397" w:author="Varun Jain" w:date="2024-12-04T20:34:00Z" w16du:dateUtc="2024-12-04T15:04:00Z">
            <w:rPr>
              <w:rFonts w:ascii="Consolas" w:eastAsia="Times New Roman" w:hAnsi="Consolas" w:cs="Times New Roman"/>
              <w:color w:val="50A14F"/>
              <w:sz w:val="21"/>
              <w:szCs w:val="21"/>
            </w:rPr>
          </w:rPrChange>
        </w:rPr>
        <w:t>"displayValue"</w:t>
      </w:r>
      <w:r w:rsidRPr="009A413D">
        <w:rPr>
          <w:rFonts w:ascii="Consolas" w:eastAsia="Times New Roman" w:hAnsi="Consolas" w:cs="Times New Roman"/>
          <w:color w:val="5C5C5C"/>
          <w:sz w:val="20"/>
          <w:szCs w:val="20"/>
          <w:rPrChange w:id="398" w:author="Varun Jain" w:date="2024-12-04T20:34:00Z" w16du:dateUtc="2024-12-04T15:04:00Z">
            <w:rPr>
              <w:rFonts w:ascii="Consolas" w:eastAsia="Times New Roman" w:hAnsi="Consolas" w:cs="Times New Roman"/>
              <w:color w:val="5C5C5C"/>
              <w:sz w:val="21"/>
              <w:szCs w:val="21"/>
            </w:rPr>
          </w:rPrChange>
        </w:rPr>
        <w:t>&gt;</w:t>
      </w:r>
    </w:p>
    <w:p w14:paraId="2DEB01DF"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399"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00"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401"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402"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403"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404"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405" w:author="Varun Jain" w:date="2024-12-04T20:34:00Z" w16du:dateUtc="2024-12-04T15:04:00Z">
            <w:rPr>
              <w:rFonts w:ascii="Consolas" w:eastAsia="Times New Roman" w:hAnsi="Consolas" w:cs="Times New Roman"/>
              <w:color w:val="50A14F"/>
              <w:sz w:val="21"/>
              <w:szCs w:val="21"/>
            </w:rPr>
          </w:rPrChange>
        </w:rPr>
        <w:t>"FontSize"</w:t>
      </w:r>
    </w:p>
    <w:p w14:paraId="2BB3A693"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406"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07" w:author="Varun Jain" w:date="2024-12-04T20:34:00Z" w16du:dateUtc="2024-12-04T15:04:00Z">
            <w:rPr>
              <w:rFonts w:ascii="Consolas" w:eastAsia="Times New Roman" w:hAnsi="Consolas" w:cs="Times New Roman"/>
              <w:color w:val="5C5C5C"/>
              <w:sz w:val="21"/>
              <w:szCs w:val="21"/>
            </w:rPr>
          </w:rPrChange>
        </w:rPr>
        <w:lastRenderedPageBreak/>
        <w:t>                </w:t>
      </w:r>
      <w:r w:rsidRPr="009A413D">
        <w:rPr>
          <w:rFonts w:ascii="Consolas" w:eastAsia="Times New Roman" w:hAnsi="Consolas" w:cs="Times New Roman"/>
          <w:color w:val="986801"/>
          <w:sz w:val="20"/>
          <w:szCs w:val="20"/>
          <w:rPrChange w:id="408"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409"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410" w:author="Varun Jain" w:date="2024-12-04T20:34:00Z" w16du:dateUtc="2024-12-04T15:04:00Z">
            <w:rPr>
              <w:rFonts w:ascii="Consolas" w:eastAsia="Times New Roman" w:hAnsi="Consolas" w:cs="Times New Roman"/>
              <w:color w:val="50A14F"/>
              <w:sz w:val="21"/>
              <w:szCs w:val="21"/>
            </w:rPr>
          </w:rPrChange>
        </w:rPr>
        <w:t>"36"</w:t>
      </w:r>
      <w:r w:rsidRPr="009A413D">
        <w:rPr>
          <w:rFonts w:ascii="Consolas" w:eastAsia="Times New Roman" w:hAnsi="Consolas" w:cs="Times New Roman"/>
          <w:color w:val="5C5C5C"/>
          <w:sz w:val="20"/>
          <w:szCs w:val="20"/>
          <w:rPrChange w:id="411" w:author="Varun Jain" w:date="2024-12-04T20:34:00Z" w16du:dateUtc="2024-12-04T15:04:00Z">
            <w:rPr>
              <w:rFonts w:ascii="Consolas" w:eastAsia="Times New Roman" w:hAnsi="Consolas" w:cs="Times New Roman"/>
              <w:color w:val="5C5C5C"/>
              <w:sz w:val="21"/>
              <w:szCs w:val="21"/>
            </w:rPr>
          </w:rPrChange>
        </w:rPr>
        <w:t> /&gt;</w:t>
      </w:r>
    </w:p>
    <w:p w14:paraId="260A11B9"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412"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13"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414" w:author="Varun Jain" w:date="2024-12-04T20:34:00Z" w16du:dateUtc="2024-12-04T15:04:00Z">
            <w:rPr>
              <w:rFonts w:ascii="Consolas" w:eastAsia="Times New Roman" w:hAnsi="Consolas" w:cs="Times New Roman"/>
              <w:color w:val="E45649"/>
              <w:sz w:val="21"/>
              <w:szCs w:val="21"/>
            </w:rPr>
          </w:rPrChange>
        </w:rPr>
        <w:t>Setter</w:t>
      </w:r>
      <w:r w:rsidRPr="009A413D">
        <w:rPr>
          <w:rFonts w:ascii="Consolas" w:eastAsia="Times New Roman" w:hAnsi="Consolas" w:cs="Times New Roman"/>
          <w:color w:val="5C5C5C"/>
          <w:sz w:val="20"/>
          <w:szCs w:val="20"/>
          <w:rPrChange w:id="415"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416" w:author="Varun Jain" w:date="2024-12-04T20:34:00Z" w16du:dateUtc="2024-12-04T15:04:00Z">
            <w:rPr>
              <w:rFonts w:ascii="Consolas" w:eastAsia="Times New Roman" w:hAnsi="Consolas" w:cs="Times New Roman"/>
              <w:color w:val="986801"/>
              <w:sz w:val="21"/>
              <w:szCs w:val="21"/>
            </w:rPr>
          </w:rPrChange>
        </w:rPr>
        <w:t>Property</w:t>
      </w:r>
      <w:r w:rsidRPr="009A413D">
        <w:rPr>
          <w:rFonts w:ascii="Consolas" w:eastAsia="Times New Roman" w:hAnsi="Consolas" w:cs="Times New Roman"/>
          <w:color w:val="5C5C5C"/>
          <w:sz w:val="20"/>
          <w:szCs w:val="20"/>
          <w:rPrChange w:id="417"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418" w:author="Varun Jain" w:date="2024-12-04T20:34:00Z" w16du:dateUtc="2024-12-04T15:04:00Z">
            <w:rPr>
              <w:rFonts w:ascii="Consolas" w:eastAsia="Times New Roman" w:hAnsi="Consolas" w:cs="Times New Roman"/>
              <w:color w:val="50A14F"/>
              <w:sz w:val="21"/>
              <w:szCs w:val="21"/>
            </w:rPr>
          </w:rPrChange>
        </w:rPr>
        <w:t>"FontAttributes"</w:t>
      </w:r>
    </w:p>
    <w:p w14:paraId="6B56A226"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419"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20"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421" w:author="Varun Jain" w:date="2024-12-04T20:34:00Z" w16du:dateUtc="2024-12-04T15:04:00Z">
            <w:rPr>
              <w:rFonts w:ascii="Consolas" w:eastAsia="Times New Roman" w:hAnsi="Consolas" w:cs="Times New Roman"/>
              <w:color w:val="986801"/>
              <w:sz w:val="21"/>
              <w:szCs w:val="21"/>
            </w:rPr>
          </w:rPrChange>
        </w:rPr>
        <w:t>Value</w:t>
      </w:r>
      <w:r w:rsidRPr="009A413D">
        <w:rPr>
          <w:rFonts w:ascii="Consolas" w:eastAsia="Times New Roman" w:hAnsi="Consolas" w:cs="Times New Roman"/>
          <w:color w:val="5C5C5C"/>
          <w:sz w:val="20"/>
          <w:szCs w:val="20"/>
          <w:rPrChange w:id="422"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423" w:author="Varun Jain" w:date="2024-12-04T20:34:00Z" w16du:dateUtc="2024-12-04T15:04:00Z">
            <w:rPr>
              <w:rFonts w:ascii="Consolas" w:eastAsia="Times New Roman" w:hAnsi="Consolas" w:cs="Times New Roman"/>
              <w:color w:val="50A14F"/>
              <w:sz w:val="21"/>
              <w:szCs w:val="21"/>
            </w:rPr>
          </w:rPrChange>
        </w:rPr>
        <w:t>"Bold"</w:t>
      </w:r>
      <w:r w:rsidRPr="009A413D">
        <w:rPr>
          <w:rFonts w:ascii="Consolas" w:eastAsia="Times New Roman" w:hAnsi="Consolas" w:cs="Times New Roman"/>
          <w:color w:val="5C5C5C"/>
          <w:sz w:val="20"/>
          <w:szCs w:val="20"/>
          <w:rPrChange w:id="424" w:author="Varun Jain" w:date="2024-12-04T20:34:00Z" w16du:dateUtc="2024-12-04T15:04:00Z">
            <w:rPr>
              <w:rFonts w:ascii="Consolas" w:eastAsia="Times New Roman" w:hAnsi="Consolas" w:cs="Times New Roman"/>
              <w:color w:val="5C5C5C"/>
              <w:sz w:val="21"/>
              <w:szCs w:val="21"/>
            </w:rPr>
          </w:rPrChange>
        </w:rPr>
        <w:t> /&gt;</w:t>
      </w:r>
    </w:p>
    <w:p w14:paraId="759771A1" w14:textId="77777777" w:rsidR="004B664E" w:rsidRPr="009A413D" w:rsidRDefault="004B664E" w:rsidP="004B664E">
      <w:pPr>
        <w:numPr>
          <w:ilvl w:val="0"/>
          <w:numId w:val="51"/>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425"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26" w:author="Varun Jain" w:date="2024-12-04T20:34:00Z" w16du:dateUtc="2024-12-04T15:04: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427" w:author="Varun Jain" w:date="2024-12-04T20:34:00Z" w16du:dateUtc="2024-12-04T15:04:00Z">
            <w:rPr>
              <w:rFonts w:ascii="Consolas" w:eastAsia="Times New Roman" w:hAnsi="Consolas" w:cs="Times New Roman"/>
              <w:color w:val="E45649"/>
              <w:sz w:val="21"/>
              <w:szCs w:val="21"/>
            </w:rPr>
          </w:rPrChange>
        </w:rPr>
        <w:t>Style</w:t>
      </w:r>
      <w:r w:rsidRPr="009A413D">
        <w:rPr>
          <w:rFonts w:ascii="Consolas" w:eastAsia="Times New Roman" w:hAnsi="Consolas" w:cs="Times New Roman"/>
          <w:color w:val="5C5C5C"/>
          <w:sz w:val="20"/>
          <w:szCs w:val="20"/>
          <w:rPrChange w:id="428" w:author="Varun Jain" w:date="2024-12-04T20:34:00Z" w16du:dateUtc="2024-12-04T15:04:00Z">
            <w:rPr>
              <w:rFonts w:ascii="Consolas" w:eastAsia="Times New Roman" w:hAnsi="Consolas" w:cs="Times New Roman"/>
              <w:color w:val="5C5C5C"/>
              <w:sz w:val="21"/>
              <w:szCs w:val="21"/>
            </w:rPr>
          </w:rPrChange>
        </w:rPr>
        <w:t>&gt;</w:t>
      </w:r>
    </w:p>
    <w:p w14:paraId="4DEF27FF" w14:textId="77777777" w:rsidR="004B664E" w:rsidRPr="009A413D" w:rsidRDefault="004B664E" w:rsidP="004B664E">
      <w:pPr>
        <w:numPr>
          <w:ilvl w:val="0"/>
          <w:numId w:val="51"/>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429"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30" w:author="Varun Jain" w:date="2024-12-04T20:34:00Z" w16du:dateUtc="2024-12-04T15:04:00Z">
            <w:rPr>
              <w:rFonts w:ascii="Consolas" w:eastAsia="Times New Roman" w:hAnsi="Consolas" w:cs="Times New Roman"/>
              <w:color w:val="5C5C5C"/>
              <w:sz w:val="21"/>
              <w:szCs w:val="21"/>
            </w:rPr>
          </w:rPrChange>
        </w:rPr>
        <w:t>&lt;/</w:t>
      </w:r>
      <w:r w:rsidRPr="009A413D">
        <w:rPr>
          <w:rFonts w:ascii="Consolas" w:eastAsia="Times New Roman" w:hAnsi="Consolas" w:cs="Times New Roman"/>
          <w:color w:val="E45649"/>
          <w:sz w:val="20"/>
          <w:szCs w:val="20"/>
          <w:rPrChange w:id="431" w:author="Varun Jain" w:date="2024-12-04T20:34:00Z" w16du:dateUtc="2024-12-04T15:04:00Z">
            <w:rPr>
              <w:rFonts w:ascii="Consolas" w:eastAsia="Times New Roman" w:hAnsi="Consolas" w:cs="Times New Roman"/>
              <w:color w:val="E45649"/>
              <w:sz w:val="21"/>
              <w:szCs w:val="21"/>
            </w:rPr>
          </w:rPrChange>
        </w:rPr>
        <w:t>Grid.Resources</w:t>
      </w:r>
      <w:r w:rsidRPr="009A413D">
        <w:rPr>
          <w:rFonts w:ascii="Consolas" w:eastAsia="Times New Roman" w:hAnsi="Consolas" w:cs="Times New Roman"/>
          <w:color w:val="5C5C5C"/>
          <w:sz w:val="20"/>
          <w:szCs w:val="20"/>
          <w:rPrChange w:id="432" w:author="Varun Jain" w:date="2024-12-04T20:34:00Z" w16du:dateUtc="2024-12-04T15:04:00Z">
            <w:rPr>
              <w:rFonts w:ascii="Consolas" w:eastAsia="Times New Roman" w:hAnsi="Consolas" w:cs="Times New Roman"/>
              <w:color w:val="5C5C5C"/>
              <w:sz w:val="21"/>
              <w:szCs w:val="21"/>
            </w:rPr>
          </w:rPrChange>
        </w:rPr>
        <w:t>&gt;</w:t>
      </w:r>
    </w:p>
    <w:p w14:paraId="455FD7C4" w14:textId="77777777" w:rsidR="004B664E" w:rsidRDefault="004B664E" w:rsidP="00C409CE">
      <w:pPr>
        <w:pStyle w:val="NormalBPBHEB"/>
        <w:rPr>
          <w:sz w:val="20"/>
          <w:szCs w:val="20"/>
        </w:rPr>
      </w:pPr>
    </w:p>
    <w:p w14:paraId="617F9409" w14:textId="2A803C1B" w:rsidR="004B664E" w:rsidRDefault="00C601B3" w:rsidP="009A413D">
      <w:pPr>
        <w:pStyle w:val="NormalBPBHEB"/>
        <w:ind w:left="720"/>
        <w:rPr>
          <w:ins w:id="433" w:author="Varun Jain" w:date="2024-12-04T20:33:00Z" w16du:dateUtc="2024-12-04T15:03:00Z"/>
        </w:rPr>
      </w:pPr>
      <w:r>
        <w:t xml:space="preserve">To apply the </w:t>
      </w:r>
      <w:r w:rsidRPr="009D7343">
        <w:rPr>
          <w:rPrChange w:id="434" w:author="Varun Jain" w:date="2024-12-04T20:33:00Z" w16du:dateUtc="2024-12-04T15:03:00Z">
            <w:rPr>
              <w:sz w:val="20"/>
              <w:szCs w:val="20"/>
            </w:rPr>
          </w:rPrChange>
        </w:rPr>
        <w:t>sty</w:t>
      </w:r>
      <w:r w:rsidR="00971CDB" w:rsidRPr="009D7343">
        <w:rPr>
          <w:rPrChange w:id="435" w:author="Varun Jain" w:date="2024-12-04T20:33:00Z" w16du:dateUtc="2024-12-04T15:03:00Z">
            <w:rPr>
              <w:sz w:val="20"/>
              <w:szCs w:val="20"/>
            </w:rPr>
          </w:rPrChange>
        </w:rPr>
        <w:t>les</w:t>
      </w:r>
      <w:r w:rsidR="00971CDB">
        <w:t xml:space="preserve"> to the </w:t>
      </w:r>
      <w:r w:rsidR="00971CDB" w:rsidRPr="009A413D">
        <w:rPr>
          <w:rFonts w:ascii="Consolas" w:hAnsi="Consolas"/>
          <w:b/>
          <w:sz w:val="20"/>
          <w:szCs w:val="20"/>
          <w:rPrChange w:id="436" w:author="Varun Jain" w:date="2024-12-04T20:34:00Z" w16du:dateUtc="2024-12-04T15:04:00Z">
            <w:rPr/>
          </w:rPrChange>
        </w:rPr>
        <w:t>individuaLcontrols</w:t>
      </w:r>
      <w:r w:rsidR="00971CDB">
        <w:t>, apply</w:t>
      </w:r>
      <w:r w:rsidR="002D561F">
        <w:t xml:space="preserve"> the styles using the markup extensions as follows:</w:t>
      </w:r>
      <w:del w:id="437" w:author="Varun Jain" w:date="2024-12-04T20:33:00Z" w16du:dateUtc="2024-12-04T15:03:00Z">
        <w:r w:rsidR="00971CDB" w:rsidDel="009D7343">
          <w:delText xml:space="preserve"> </w:delText>
        </w:r>
      </w:del>
    </w:p>
    <w:p w14:paraId="373AD741" w14:textId="29272BD9" w:rsidR="009D7343" w:rsidRPr="009D7343" w:rsidDel="0010049D" w:rsidRDefault="009D7343">
      <w:pPr>
        <w:pStyle w:val="NormalBPBHEB"/>
        <w:rPr>
          <w:del w:id="438" w:author="Anahita" w:date="2024-12-11T15:15:00Z" w16du:dateUtc="2024-12-11T09:45:00Z"/>
          <w:rPrChange w:id="439" w:author="Varun Jain" w:date="2024-12-04T20:33:00Z" w16du:dateUtc="2024-12-04T15:03:00Z">
            <w:rPr>
              <w:del w:id="440" w:author="Anahita" w:date="2024-12-11T15:15:00Z" w16du:dateUtc="2024-12-11T09:45:00Z"/>
              <w:sz w:val="20"/>
              <w:szCs w:val="20"/>
            </w:rPr>
          </w:rPrChange>
        </w:rPr>
        <w:pPrChange w:id="441" w:author="Varun Jain" w:date="2024-12-04T20:33:00Z" w16du:dateUtc="2024-12-04T15:03:00Z">
          <w:pPr>
            <w:pStyle w:val="NormalBPBHEB"/>
            <w:ind w:left="720"/>
          </w:pPr>
        </w:pPrChange>
      </w:pPr>
    </w:p>
    <w:p w14:paraId="3B23BFB2" w14:textId="77777777" w:rsidR="00705343" w:rsidRPr="009A413D" w:rsidRDefault="00705343" w:rsidP="00705343">
      <w:pPr>
        <w:pStyle w:val="alt"/>
        <w:numPr>
          <w:ilvl w:val="0"/>
          <w:numId w:val="52"/>
        </w:numPr>
        <w:pBdr>
          <w:left w:val="single" w:sz="18" w:space="0" w:color="6CE26C"/>
        </w:pBdr>
        <w:shd w:val="clear" w:color="auto" w:fill="F8F8F8"/>
        <w:spacing w:before="0" w:beforeAutospacing="0" w:after="0" w:afterAutospacing="0" w:line="270" w:lineRule="atLeast"/>
        <w:ind w:left="1395"/>
        <w:rPr>
          <w:rFonts w:ascii="Consolas" w:hAnsi="Consolas"/>
          <w:color w:val="5C5C5C"/>
          <w:sz w:val="20"/>
          <w:szCs w:val="20"/>
          <w:rPrChange w:id="442" w:author="Varun Jain" w:date="2024-12-04T20:34:00Z" w16du:dateUtc="2024-12-04T15:04:00Z">
            <w:rPr>
              <w:rFonts w:ascii="Consolas" w:hAnsi="Consolas"/>
              <w:color w:val="5C5C5C"/>
              <w:sz w:val="21"/>
              <w:szCs w:val="21"/>
            </w:rPr>
          </w:rPrChange>
        </w:rPr>
      </w:pPr>
      <w:r w:rsidRPr="009A413D">
        <w:rPr>
          <w:rStyle w:val="hljs-tag"/>
          <w:rFonts w:ascii="Consolas" w:eastAsiaTheme="majorEastAsia" w:hAnsi="Consolas"/>
          <w:color w:val="5C5C5C"/>
          <w:sz w:val="20"/>
          <w:szCs w:val="20"/>
          <w:rPrChange w:id="443" w:author="Varun Jain" w:date="2024-12-04T20:34:00Z" w16du:dateUtc="2024-12-04T15:04:00Z">
            <w:rPr>
              <w:rStyle w:val="hljs-tag"/>
              <w:rFonts w:ascii="Consolas" w:eastAsiaTheme="majorEastAsia" w:hAnsi="Consolas"/>
              <w:color w:val="5C5C5C"/>
              <w:sz w:val="21"/>
              <w:szCs w:val="21"/>
            </w:rPr>
          </w:rPrChange>
        </w:rPr>
        <w:t>&lt;</w:t>
      </w:r>
      <w:r w:rsidRPr="009A413D">
        <w:rPr>
          <w:rStyle w:val="hljs-name"/>
          <w:rFonts w:ascii="Consolas" w:hAnsi="Consolas"/>
          <w:color w:val="E45649"/>
          <w:sz w:val="20"/>
          <w:szCs w:val="20"/>
          <w:rPrChange w:id="444" w:author="Varun Jain" w:date="2024-12-04T20:34:00Z" w16du:dateUtc="2024-12-04T15:04:00Z">
            <w:rPr>
              <w:rStyle w:val="hljs-name"/>
              <w:rFonts w:ascii="Consolas" w:hAnsi="Consolas"/>
              <w:color w:val="E45649"/>
              <w:sz w:val="21"/>
              <w:szCs w:val="21"/>
            </w:rPr>
          </w:rPrChange>
        </w:rPr>
        <w:t>Label</w:t>
      </w:r>
      <w:r w:rsidRPr="009A413D">
        <w:rPr>
          <w:rStyle w:val="hljs-tag"/>
          <w:rFonts w:ascii="Consolas" w:eastAsiaTheme="majorEastAsia" w:hAnsi="Consolas"/>
          <w:color w:val="5C5C5C"/>
          <w:sz w:val="20"/>
          <w:szCs w:val="20"/>
          <w:rPrChange w:id="445" w:author="Varun Jain" w:date="2024-12-04T20:34:00Z" w16du:dateUtc="2024-12-04T15:04:00Z">
            <w:rPr>
              <w:rStyle w:val="hljs-tag"/>
              <w:rFonts w:ascii="Consolas" w:eastAsiaTheme="majorEastAsia" w:hAnsi="Consolas"/>
              <w:color w:val="5C5C5C"/>
              <w:sz w:val="21"/>
              <w:szCs w:val="21"/>
            </w:rPr>
          </w:rPrChange>
        </w:rPr>
        <w:t> </w:t>
      </w:r>
      <w:r w:rsidRPr="009A413D">
        <w:rPr>
          <w:rStyle w:val="hljs-attr"/>
          <w:rFonts w:ascii="Consolas" w:eastAsia="Palatino Linotype" w:hAnsi="Consolas"/>
          <w:color w:val="986801"/>
          <w:sz w:val="20"/>
          <w:szCs w:val="20"/>
          <w:rPrChange w:id="446" w:author="Varun Jain" w:date="2024-12-04T20:34:00Z" w16du:dateUtc="2024-12-04T15:04:00Z">
            <w:rPr>
              <w:rStyle w:val="hljs-attr"/>
              <w:rFonts w:ascii="Consolas" w:eastAsia="Palatino Linotype" w:hAnsi="Consolas"/>
              <w:color w:val="986801"/>
              <w:sz w:val="21"/>
              <w:szCs w:val="21"/>
            </w:rPr>
          </w:rPrChange>
        </w:rPr>
        <w:t>x:Name</w:t>
      </w:r>
      <w:r w:rsidRPr="009A413D">
        <w:rPr>
          <w:rStyle w:val="hljs-tag"/>
          <w:rFonts w:ascii="Consolas" w:eastAsiaTheme="majorEastAsia" w:hAnsi="Consolas"/>
          <w:color w:val="5C5C5C"/>
          <w:sz w:val="20"/>
          <w:szCs w:val="20"/>
          <w:rPrChange w:id="447" w:author="Varun Jain" w:date="2024-12-04T20:34:00Z" w16du:dateUtc="2024-12-04T15:04:00Z">
            <w:rPr>
              <w:rStyle w:val="hljs-tag"/>
              <w:rFonts w:ascii="Consolas" w:eastAsiaTheme="majorEastAsia" w:hAnsi="Consolas"/>
              <w:color w:val="5C5C5C"/>
              <w:sz w:val="21"/>
              <w:szCs w:val="21"/>
            </w:rPr>
          </w:rPrChange>
        </w:rPr>
        <w:t>=</w:t>
      </w:r>
      <w:r w:rsidRPr="009A413D">
        <w:rPr>
          <w:rStyle w:val="hljs-string"/>
          <w:rFonts w:ascii="Consolas" w:hAnsi="Consolas"/>
          <w:color w:val="50A14F"/>
          <w:sz w:val="20"/>
          <w:szCs w:val="20"/>
          <w:rPrChange w:id="448" w:author="Varun Jain" w:date="2024-12-04T20:34:00Z" w16du:dateUtc="2024-12-04T15:04:00Z">
            <w:rPr>
              <w:rStyle w:val="hljs-string"/>
              <w:rFonts w:ascii="Consolas" w:hAnsi="Consolas"/>
              <w:color w:val="50A14F"/>
              <w:sz w:val="21"/>
              <w:szCs w:val="21"/>
            </w:rPr>
          </w:rPrChange>
        </w:rPr>
        <w:t>"lblTip"</w:t>
      </w:r>
      <w:r w:rsidRPr="009A413D">
        <w:rPr>
          <w:rStyle w:val="hljs-tag"/>
          <w:rFonts w:ascii="Consolas" w:eastAsiaTheme="majorEastAsia" w:hAnsi="Consolas"/>
          <w:color w:val="5C5C5C"/>
          <w:sz w:val="20"/>
          <w:szCs w:val="20"/>
          <w:rPrChange w:id="449" w:author="Varun Jain" w:date="2024-12-04T20:34:00Z" w16du:dateUtc="2024-12-04T15:04:00Z">
            <w:rPr>
              <w:rStyle w:val="hljs-tag"/>
              <w:rFonts w:ascii="Consolas" w:eastAsiaTheme="majorEastAsia" w:hAnsi="Consolas"/>
              <w:color w:val="5C5C5C"/>
              <w:sz w:val="21"/>
              <w:szCs w:val="21"/>
            </w:rPr>
          </w:rPrChange>
        </w:rPr>
        <w:t> </w:t>
      </w:r>
      <w:r w:rsidRPr="009A413D">
        <w:rPr>
          <w:rStyle w:val="hljs-attr"/>
          <w:rFonts w:ascii="Consolas" w:eastAsia="Palatino Linotype" w:hAnsi="Consolas"/>
          <w:color w:val="986801"/>
          <w:sz w:val="20"/>
          <w:szCs w:val="20"/>
          <w:rPrChange w:id="450" w:author="Varun Jain" w:date="2024-12-04T20:34:00Z" w16du:dateUtc="2024-12-04T15:04:00Z">
            <w:rPr>
              <w:rStyle w:val="hljs-attr"/>
              <w:rFonts w:ascii="Consolas" w:eastAsia="Palatino Linotype" w:hAnsi="Consolas"/>
              <w:color w:val="986801"/>
              <w:sz w:val="21"/>
              <w:szCs w:val="21"/>
            </w:rPr>
          </w:rPrChange>
        </w:rPr>
        <w:t>Style</w:t>
      </w:r>
      <w:r w:rsidRPr="009A413D">
        <w:rPr>
          <w:rStyle w:val="hljs-tag"/>
          <w:rFonts w:ascii="Consolas" w:eastAsiaTheme="majorEastAsia" w:hAnsi="Consolas"/>
          <w:color w:val="5C5C5C"/>
          <w:sz w:val="20"/>
          <w:szCs w:val="20"/>
          <w:rPrChange w:id="451" w:author="Varun Jain" w:date="2024-12-04T20:34:00Z" w16du:dateUtc="2024-12-04T15:04:00Z">
            <w:rPr>
              <w:rStyle w:val="hljs-tag"/>
              <w:rFonts w:ascii="Consolas" w:eastAsiaTheme="majorEastAsia" w:hAnsi="Consolas"/>
              <w:color w:val="5C5C5C"/>
              <w:sz w:val="21"/>
              <w:szCs w:val="21"/>
            </w:rPr>
          </w:rPrChange>
        </w:rPr>
        <w:t>=</w:t>
      </w:r>
      <w:r w:rsidRPr="009A413D">
        <w:rPr>
          <w:rStyle w:val="hljs-string"/>
          <w:rFonts w:ascii="Consolas" w:hAnsi="Consolas"/>
          <w:color w:val="50A14F"/>
          <w:sz w:val="20"/>
          <w:szCs w:val="20"/>
          <w:rPrChange w:id="452" w:author="Varun Jain" w:date="2024-12-04T20:34:00Z" w16du:dateUtc="2024-12-04T15:04:00Z">
            <w:rPr>
              <w:rStyle w:val="hljs-string"/>
              <w:rFonts w:ascii="Consolas" w:hAnsi="Consolas"/>
              <w:color w:val="50A14F"/>
              <w:sz w:val="21"/>
              <w:szCs w:val="21"/>
            </w:rPr>
          </w:rPrChange>
        </w:rPr>
        <w:t>"{StaticResource displayValue}"</w:t>
      </w:r>
      <w:r w:rsidRPr="009A413D">
        <w:rPr>
          <w:rStyle w:val="hljs-tag"/>
          <w:rFonts w:ascii="Consolas" w:eastAsiaTheme="majorEastAsia" w:hAnsi="Consolas"/>
          <w:color w:val="5C5C5C"/>
          <w:sz w:val="20"/>
          <w:szCs w:val="20"/>
          <w:rPrChange w:id="453" w:author="Varun Jain" w:date="2024-12-04T20:34:00Z" w16du:dateUtc="2024-12-04T15:04:00Z">
            <w:rPr>
              <w:rStyle w:val="hljs-tag"/>
              <w:rFonts w:ascii="Consolas" w:eastAsiaTheme="majorEastAsia" w:hAnsi="Consolas"/>
              <w:color w:val="5C5C5C"/>
              <w:sz w:val="21"/>
              <w:szCs w:val="21"/>
            </w:rPr>
          </w:rPrChange>
        </w:rPr>
        <w:t> /&gt;</w:t>
      </w:r>
    </w:p>
    <w:p w14:paraId="01A59DF4" w14:textId="77777777" w:rsidR="00705343" w:rsidRPr="009D7343" w:rsidRDefault="00705343">
      <w:pPr>
        <w:pStyle w:val="NormalBPBHEB"/>
        <w:rPr>
          <w:rPrChange w:id="454" w:author="Varun Jain" w:date="2024-12-04T20:33:00Z" w16du:dateUtc="2024-12-04T15:03:00Z">
            <w:rPr>
              <w:sz w:val="20"/>
              <w:szCs w:val="20"/>
            </w:rPr>
          </w:rPrChange>
        </w:rPr>
        <w:pPrChange w:id="455" w:author="Varun Jain" w:date="2024-12-04T20:33:00Z" w16du:dateUtc="2024-12-04T15:03:00Z">
          <w:pPr>
            <w:pStyle w:val="NormalBPBHEB"/>
            <w:ind w:left="720"/>
          </w:pPr>
        </w:pPrChange>
      </w:pPr>
    </w:p>
    <w:p w14:paraId="38FC5F6F" w14:textId="00472DD6" w:rsidR="00EE237E" w:rsidRDefault="00A44981" w:rsidP="009D7343">
      <w:pPr>
        <w:pStyle w:val="NormalBPBHEB"/>
        <w:ind w:left="720"/>
        <w:rPr>
          <w:ins w:id="456" w:author="Varun Jain" w:date="2024-12-04T20:31:00Z" w16du:dateUtc="2024-12-04T15:01:00Z"/>
        </w:rPr>
      </w:pPr>
      <w:r>
        <w:t>Apply the style that we created</w:t>
      </w:r>
      <w:r w:rsidR="006006AD">
        <w:t xml:space="preserve"> for </w:t>
      </w:r>
      <w:r w:rsidR="006006AD" w:rsidRPr="009D7343">
        <w:rPr>
          <w:rFonts w:ascii="Consolas" w:hAnsi="Consolas"/>
          <w:b/>
          <w:sz w:val="20"/>
          <w:szCs w:val="20"/>
          <w:rPrChange w:id="457" w:author="Varun Jain" w:date="2024-12-04T20:32:00Z" w16du:dateUtc="2024-12-04T15:02:00Z">
            <w:rPr/>
          </w:rPrChange>
        </w:rPr>
        <w:t>Frame</w:t>
      </w:r>
      <w:r w:rsidR="00BD23B8">
        <w:t xml:space="preserve"> </w:t>
      </w:r>
      <w:r>
        <w:t xml:space="preserve">under </w:t>
      </w:r>
      <w:ins w:id="458" w:author="Varun Jain" w:date="2024-12-04T20:48:00Z" w16du:dateUtc="2024-12-04T15:18:00Z">
        <w:r w:rsidR="00E20FF0">
          <w:t>w</w:t>
        </w:r>
      </w:ins>
      <w:del w:id="459" w:author="Varun Jain" w:date="2024-12-04T20:48:00Z" w16du:dateUtc="2024-12-04T15:18:00Z">
        <w:r w:rsidDel="00E20FF0">
          <w:delText>W</w:delText>
        </w:r>
      </w:del>
      <w:r>
        <w:t>indow.</w:t>
      </w:r>
      <w:ins w:id="460" w:author="Varun Jain" w:date="2024-12-04T20:32:00Z" w16du:dateUtc="2024-12-04T15:02:00Z">
        <w:r w:rsidR="009D7343">
          <w:t xml:space="preserve"> </w:t>
        </w:r>
      </w:ins>
      <w:r>
        <w:t>Reso</w:t>
      </w:r>
      <w:r w:rsidR="001B3E60">
        <w:t xml:space="preserve">urces </w:t>
      </w:r>
      <w:del w:id="461" w:author="Varun Jain" w:date="2024-12-04T20:32:00Z" w16du:dateUtc="2024-12-04T15:02:00Z">
        <w:r w:rsidR="001B3E60" w:rsidDel="009D7343">
          <w:delText>m</w:delText>
        </w:r>
      </w:del>
      <w:r w:rsidR="000364B2">
        <w:t>to different</w:t>
      </w:r>
      <w:del w:id="462" w:author="Varun Jain" w:date="2024-12-04T20:33:00Z" w16du:dateUtc="2024-12-04T15:03:00Z">
        <w:r w:rsidR="000364B2" w:rsidDel="009D7343">
          <w:delText>e</w:delText>
        </w:r>
      </w:del>
      <w:r w:rsidR="000364B2">
        <w:t xml:space="preserve"> Frames.</w:t>
      </w:r>
      <w:r w:rsidR="00034A08">
        <w:t xml:space="preserve"> Refer to the following code:</w:t>
      </w:r>
    </w:p>
    <w:p w14:paraId="755FFF03" w14:textId="77777777" w:rsidR="009D7343" w:rsidRPr="009D7343" w:rsidRDefault="009D7343">
      <w:pPr>
        <w:pStyle w:val="NormalBPBHEB"/>
        <w:rPr>
          <w:rPrChange w:id="463" w:author="Varun Jain" w:date="2024-12-04T20:31:00Z" w16du:dateUtc="2024-12-04T15:01:00Z">
            <w:rPr>
              <w:sz w:val="20"/>
              <w:szCs w:val="20"/>
            </w:rPr>
          </w:rPrChange>
        </w:rPr>
        <w:pPrChange w:id="464" w:author="Varun Jain" w:date="2024-12-04T20:31:00Z" w16du:dateUtc="2024-12-04T15:01:00Z">
          <w:pPr>
            <w:pStyle w:val="NormalBPBHEB"/>
            <w:ind w:left="720"/>
          </w:pPr>
        </w:pPrChange>
      </w:pPr>
    </w:p>
    <w:p w14:paraId="092BB62D" w14:textId="77777777" w:rsidR="00907FFA" w:rsidRPr="009A413D" w:rsidRDefault="00907FFA" w:rsidP="00907FFA">
      <w:pPr>
        <w:numPr>
          <w:ilvl w:val="0"/>
          <w:numId w:val="53"/>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465"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66" w:author="Varun Jain" w:date="2024-12-04T20:34:00Z" w16du:dateUtc="2024-12-04T15:04:00Z">
            <w:rPr>
              <w:rFonts w:ascii="Consolas" w:eastAsia="Times New Roman" w:hAnsi="Consolas" w:cs="Times New Roman"/>
              <w:color w:val="5C5C5C"/>
              <w:sz w:val="21"/>
              <w:szCs w:val="21"/>
            </w:rPr>
          </w:rPrChange>
        </w:rPr>
        <w:t>&lt;</w:t>
      </w:r>
      <w:r w:rsidRPr="009A413D">
        <w:rPr>
          <w:rFonts w:ascii="Consolas" w:eastAsia="Times New Roman" w:hAnsi="Consolas" w:cs="Times New Roman"/>
          <w:color w:val="E45649"/>
          <w:sz w:val="20"/>
          <w:szCs w:val="20"/>
          <w:rPrChange w:id="467" w:author="Varun Jain" w:date="2024-12-04T20:34:00Z" w16du:dateUtc="2024-12-04T15:04:00Z">
            <w:rPr>
              <w:rFonts w:ascii="Consolas" w:eastAsia="Times New Roman" w:hAnsi="Consolas" w:cs="Times New Roman"/>
              <w:color w:val="E45649"/>
              <w:sz w:val="21"/>
              <w:szCs w:val="21"/>
            </w:rPr>
          </w:rPrChange>
        </w:rPr>
        <w:t>Frame</w:t>
      </w:r>
      <w:r w:rsidRPr="009A413D">
        <w:rPr>
          <w:rFonts w:ascii="Consolas" w:eastAsia="Times New Roman" w:hAnsi="Consolas" w:cs="Times New Roman"/>
          <w:color w:val="5C5C5C"/>
          <w:sz w:val="20"/>
          <w:szCs w:val="20"/>
          <w:rPrChange w:id="468"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469" w:author="Varun Jain" w:date="2024-12-04T20:34:00Z" w16du:dateUtc="2024-12-04T15:04:00Z">
            <w:rPr>
              <w:rFonts w:ascii="Consolas" w:eastAsia="Times New Roman" w:hAnsi="Consolas" w:cs="Times New Roman"/>
              <w:color w:val="986801"/>
              <w:sz w:val="21"/>
              <w:szCs w:val="21"/>
            </w:rPr>
          </w:rPrChange>
        </w:rPr>
        <w:t>Background</w:t>
      </w:r>
      <w:r w:rsidRPr="009A413D">
        <w:rPr>
          <w:rFonts w:ascii="Consolas" w:eastAsia="Times New Roman" w:hAnsi="Consolas" w:cs="Times New Roman"/>
          <w:color w:val="5C5C5C"/>
          <w:sz w:val="20"/>
          <w:szCs w:val="20"/>
          <w:rPrChange w:id="470"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471" w:author="Varun Jain" w:date="2024-12-04T20:34:00Z" w16du:dateUtc="2024-12-04T15:04:00Z">
            <w:rPr>
              <w:rFonts w:ascii="Consolas" w:eastAsia="Times New Roman" w:hAnsi="Consolas" w:cs="Times New Roman"/>
              <w:color w:val="50A14F"/>
              <w:sz w:val="21"/>
              <w:szCs w:val="21"/>
            </w:rPr>
          </w:rPrChange>
        </w:rPr>
        <w:t>"LightSteelBlue"</w:t>
      </w:r>
    </w:p>
    <w:p w14:paraId="6CF88CD3" w14:textId="77777777" w:rsidR="00907FFA" w:rsidRPr="009A413D" w:rsidRDefault="00907FFA" w:rsidP="00907FFA">
      <w:pPr>
        <w:numPr>
          <w:ilvl w:val="0"/>
          <w:numId w:val="53"/>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472"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73"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474" w:author="Varun Jain" w:date="2024-12-04T20:34:00Z" w16du:dateUtc="2024-12-04T15:04:00Z">
            <w:rPr>
              <w:rFonts w:ascii="Consolas" w:eastAsia="Times New Roman" w:hAnsi="Consolas" w:cs="Times New Roman"/>
              <w:color w:val="986801"/>
              <w:sz w:val="21"/>
              <w:szCs w:val="21"/>
            </w:rPr>
          </w:rPrChange>
        </w:rPr>
        <w:t>Margin</w:t>
      </w:r>
      <w:r w:rsidRPr="009A413D">
        <w:rPr>
          <w:rFonts w:ascii="Consolas" w:eastAsia="Times New Roman" w:hAnsi="Consolas" w:cs="Times New Roman"/>
          <w:color w:val="5C5C5C"/>
          <w:sz w:val="20"/>
          <w:szCs w:val="20"/>
          <w:rPrChange w:id="475"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476" w:author="Varun Jain" w:date="2024-12-04T20:34:00Z" w16du:dateUtc="2024-12-04T15:04:00Z">
            <w:rPr>
              <w:rFonts w:ascii="Consolas" w:eastAsia="Times New Roman" w:hAnsi="Consolas" w:cs="Times New Roman"/>
              <w:color w:val="50A14F"/>
              <w:sz w:val="21"/>
              <w:szCs w:val="21"/>
            </w:rPr>
          </w:rPrChange>
        </w:rPr>
        <w:t>"10,10,5,5"</w:t>
      </w:r>
    </w:p>
    <w:p w14:paraId="163F6880" w14:textId="77777777" w:rsidR="00907FFA" w:rsidRPr="009A413D" w:rsidRDefault="00907FFA" w:rsidP="00907FFA">
      <w:pPr>
        <w:numPr>
          <w:ilvl w:val="0"/>
          <w:numId w:val="53"/>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477"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78"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479" w:author="Varun Jain" w:date="2024-12-04T20:34:00Z" w16du:dateUtc="2024-12-04T15:04:00Z">
            <w:rPr>
              <w:rFonts w:ascii="Consolas" w:eastAsia="Times New Roman" w:hAnsi="Consolas" w:cs="Times New Roman"/>
              <w:color w:val="986801"/>
              <w:sz w:val="21"/>
              <w:szCs w:val="21"/>
            </w:rPr>
          </w:rPrChange>
        </w:rPr>
        <w:t>Grid.Row</w:t>
      </w:r>
      <w:r w:rsidRPr="009A413D">
        <w:rPr>
          <w:rFonts w:ascii="Consolas" w:eastAsia="Times New Roman" w:hAnsi="Consolas" w:cs="Times New Roman"/>
          <w:color w:val="5C5C5C"/>
          <w:sz w:val="20"/>
          <w:szCs w:val="20"/>
          <w:rPrChange w:id="480"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481" w:author="Varun Jain" w:date="2024-12-04T20:34:00Z" w16du:dateUtc="2024-12-04T15:04:00Z">
            <w:rPr>
              <w:rFonts w:ascii="Consolas" w:eastAsia="Times New Roman" w:hAnsi="Consolas" w:cs="Times New Roman"/>
              <w:color w:val="50A14F"/>
              <w:sz w:val="21"/>
              <w:szCs w:val="21"/>
            </w:rPr>
          </w:rPrChange>
        </w:rPr>
        <w:t>"1"</w:t>
      </w:r>
      <w:r w:rsidRPr="009A413D">
        <w:rPr>
          <w:rFonts w:ascii="Consolas" w:eastAsia="Times New Roman" w:hAnsi="Consolas" w:cs="Times New Roman"/>
          <w:color w:val="5C5C5C"/>
          <w:sz w:val="20"/>
          <w:szCs w:val="20"/>
          <w:rPrChange w:id="482" w:author="Varun Jain" w:date="2024-12-04T20:34:00Z" w16du:dateUtc="2024-12-04T15:04:00Z">
            <w:rPr>
              <w:rFonts w:ascii="Consolas" w:eastAsia="Times New Roman" w:hAnsi="Consolas" w:cs="Times New Roman"/>
              <w:color w:val="5C5C5C"/>
              <w:sz w:val="21"/>
              <w:szCs w:val="21"/>
            </w:rPr>
          </w:rPrChange>
        </w:rPr>
        <w:t>&gt;</w:t>
      </w:r>
    </w:p>
    <w:p w14:paraId="1998B511" w14:textId="77777777" w:rsidR="00907FFA" w:rsidRPr="009A413D" w:rsidRDefault="00907FFA" w:rsidP="00907FFA">
      <w:pPr>
        <w:numPr>
          <w:ilvl w:val="0"/>
          <w:numId w:val="53"/>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483"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484" w:author="Varun Jain" w:date="2024-12-04T20:34:00Z" w16du:dateUtc="2024-12-04T15:04:00Z">
            <w:rPr>
              <w:rFonts w:ascii="Consolas" w:eastAsia="Times New Roman" w:hAnsi="Consolas" w:cs="Times New Roman"/>
              <w:color w:val="5C5C5C"/>
              <w:sz w:val="21"/>
              <w:szCs w:val="21"/>
            </w:rPr>
          </w:rPrChange>
        </w:rPr>
        <w:t>&lt;</w:t>
      </w:r>
      <w:r w:rsidRPr="009A413D">
        <w:rPr>
          <w:rFonts w:ascii="Consolas" w:eastAsia="Times New Roman" w:hAnsi="Consolas" w:cs="Times New Roman"/>
          <w:color w:val="E45649"/>
          <w:sz w:val="20"/>
          <w:szCs w:val="20"/>
          <w:rPrChange w:id="485" w:author="Varun Jain" w:date="2024-12-04T20:34:00Z" w16du:dateUtc="2024-12-04T15:04:00Z">
            <w:rPr>
              <w:rFonts w:ascii="Consolas" w:eastAsia="Times New Roman" w:hAnsi="Consolas" w:cs="Times New Roman"/>
              <w:color w:val="E45649"/>
              <w:sz w:val="21"/>
              <w:szCs w:val="21"/>
            </w:rPr>
          </w:rPrChange>
        </w:rPr>
        <w:t>VerticalStackLayout</w:t>
      </w:r>
      <w:r w:rsidRPr="009A413D">
        <w:rPr>
          <w:rFonts w:ascii="Consolas" w:eastAsia="Times New Roman" w:hAnsi="Consolas" w:cs="Times New Roman"/>
          <w:color w:val="5C5C5C"/>
          <w:sz w:val="20"/>
          <w:szCs w:val="20"/>
          <w:rPrChange w:id="486"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487" w:author="Varun Jain" w:date="2024-12-04T20:34:00Z" w16du:dateUtc="2024-12-04T15:04:00Z">
            <w:rPr>
              <w:rFonts w:ascii="Consolas" w:eastAsia="Times New Roman" w:hAnsi="Consolas" w:cs="Times New Roman"/>
              <w:color w:val="986801"/>
              <w:sz w:val="21"/>
              <w:szCs w:val="21"/>
            </w:rPr>
          </w:rPrChange>
        </w:rPr>
        <w:t>Style</w:t>
      </w:r>
      <w:r w:rsidRPr="009A413D">
        <w:rPr>
          <w:rFonts w:ascii="Consolas" w:eastAsia="Times New Roman" w:hAnsi="Consolas" w:cs="Times New Roman"/>
          <w:color w:val="5C5C5C"/>
          <w:sz w:val="20"/>
          <w:szCs w:val="20"/>
          <w:rPrChange w:id="488"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489" w:author="Varun Jain" w:date="2024-12-04T20:34:00Z" w16du:dateUtc="2024-12-04T15:04:00Z">
            <w:rPr>
              <w:rFonts w:ascii="Consolas" w:eastAsia="Times New Roman" w:hAnsi="Consolas" w:cs="Times New Roman"/>
              <w:color w:val="50A14F"/>
              <w:sz w:val="21"/>
              <w:szCs w:val="21"/>
            </w:rPr>
          </w:rPrChange>
        </w:rPr>
        <w:t>"{StaticResource centerFrame}"</w:t>
      </w:r>
      <w:r w:rsidRPr="009A413D">
        <w:rPr>
          <w:rFonts w:ascii="Consolas" w:eastAsia="Times New Roman" w:hAnsi="Consolas" w:cs="Times New Roman"/>
          <w:color w:val="5C5C5C"/>
          <w:sz w:val="20"/>
          <w:szCs w:val="20"/>
          <w:rPrChange w:id="490" w:author="Varun Jain" w:date="2024-12-04T20:34:00Z" w16du:dateUtc="2024-12-04T15:04:00Z">
            <w:rPr>
              <w:rFonts w:ascii="Consolas" w:eastAsia="Times New Roman" w:hAnsi="Consolas" w:cs="Times New Roman"/>
              <w:color w:val="5C5C5C"/>
              <w:sz w:val="21"/>
              <w:szCs w:val="21"/>
            </w:rPr>
          </w:rPrChange>
        </w:rPr>
        <w:t>&gt;</w:t>
      </w:r>
    </w:p>
    <w:p w14:paraId="47DF2FE5" w14:textId="7C1695FC" w:rsidR="00EE237E" w:rsidRPr="009D7343" w:rsidDel="0010049D" w:rsidRDefault="00EE237E">
      <w:pPr>
        <w:pStyle w:val="NormalBPBHEB"/>
        <w:rPr>
          <w:del w:id="491" w:author="Anahita" w:date="2024-12-11T15:16:00Z" w16du:dateUtc="2024-12-11T09:46:00Z"/>
          <w:rPrChange w:id="492" w:author="Varun Jain" w:date="2024-12-04T20:31:00Z" w16du:dateUtc="2024-12-04T15:01:00Z">
            <w:rPr>
              <w:del w:id="493" w:author="Anahita" w:date="2024-12-11T15:16:00Z" w16du:dateUtc="2024-12-11T09:46:00Z"/>
              <w:sz w:val="20"/>
              <w:szCs w:val="20"/>
            </w:rPr>
          </w:rPrChange>
        </w:rPr>
        <w:pPrChange w:id="494" w:author="Varun Jain" w:date="2024-12-04T20:31:00Z" w16du:dateUtc="2024-12-04T15:01:00Z">
          <w:pPr>
            <w:pStyle w:val="NormalBPBHEB"/>
            <w:ind w:left="720"/>
          </w:pPr>
        </w:pPrChange>
      </w:pPr>
    </w:p>
    <w:p w14:paraId="7744F6C5" w14:textId="7322A66C" w:rsidR="00A44981" w:rsidRDefault="001B3E60" w:rsidP="009D7343">
      <w:pPr>
        <w:pStyle w:val="NormalBPBHEB"/>
        <w:ind w:left="720"/>
        <w:rPr>
          <w:ins w:id="495" w:author="Varun Jain" w:date="2024-12-04T20:31:00Z" w16du:dateUtc="2024-12-04T15:01:00Z"/>
        </w:rPr>
      </w:pPr>
      <w:r>
        <w:t>Similarly</w:t>
      </w:r>
      <w:ins w:id="496" w:author="Anahita" w:date="2024-12-11T15:16:00Z" w16du:dateUtc="2024-12-11T09:46:00Z">
        <w:r w:rsidR="0010049D">
          <w:t>,</w:t>
        </w:r>
      </w:ins>
      <w:r>
        <w:t xml:space="preserve"> </w:t>
      </w:r>
      <w:r w:rsidRPr="009D7343">
        <w:rPr>
          <w:rPrChange w:id="497" w:author="Varun Jain" w:date="2024-12-04T20:31:00Z" w16du:dateUtc="2024-12-04T15:01:00Z">
            <w:rPr>
              <w:sz w:val="20"/>
              <w:szCs w:val="20"/>
            </w:rPr>
          </w:rPrChange>
        </w:rPr>
        <w:t>add</w:t>
      </w:r>
      <w:r>
        <w:t xml:space="preserve"> the style to the </w:t>
      </w:r>
      <w:r w:rsidRPr="009D7343">
        <w:rPr>
          <w:rFonts w:ascii="Consolas" w:hAnsi="Consolas"/>
          <w:b/>
          <w:sz w:val="20"/>
          <w:szCs w:val="20"/>
          <w:rPrChange w:id="498" w:author="Varun Jain" w:date="2024-12-04T20:31:00Z" w16du:dateUtc="2024-12-04T15:01:00Z">
            <w:rPr/>
          </w:rPrChange>
        </w:rPr>
        <w:t>Bu</w:t>
      </w:r>
      <w:r w:rsidR="00EE237E" w:rsidRPr="009D7343">
        <w:rPr>
          <w:rFonts w:ascii="Consolas" w:hAnsi="Consolas"/>
          <w:b/>
          <w:sz w:val="20"/>
          <w:szCs w:val="20"/>
          <w:rPrChange w:id="499" w:author="Varun Jain" w:date="2024-12-04T20:31:00Z" w16du:dateUtc="2024-12-04T15:01:00Z">
            <w:rPr/>
          </w:rPrChange>
        </w:rPr>
        <w:t>tton</w:t>
      </w:r>
      <w:r w:rsidR="00323EA1">
        <w:t>. Refer to the following code:</w:t>
      </w:r>
    </w:p>
    <w:p w14:paraId="6DD23CDD" w14:textId="02244186" w:rsidR="009D7343" w:rsidRPr="009D7343" w:rsidDel="0010049D" w:rsidRDefault="009D7343">
      <w:pPr>
        <w:pStyle w:val="NormalBPBHEB"/>
        <w:rPr>
          <w:del w:id="500" w:author="Anahita" w:date="2024-12-11T15:16:00Z" w16du:dateUtc="2024-12-11T09:46:00Z"/>
          <w:rPrChange w:id="501" w:author="Varun Jain" w:date="2024-12-04T20:31:00Z" w16du:dateUtc="2024-12-04T15:01:00Z">
            <w:rPr>
              <w:del w:id="502" w:author="Anahita" w:date="2024-12-11T15:16:00Z" w16du:dateUtc="2024-12-11T09:46:00Z"/>
              <w:sz w:val="20"/>
              <w:szCs w:val="20"/>
            </w:rPr>
          </w:rPrChange>
        </w:rPr>
        <w:pPrChange w:id="503" w:author="Varun Jain" w:date="2024-12-04T20:31:00Z" w16du:dateUtc="2024-12-04T15:01:00Z">
          <w:pPr>
            <w:pStyle w:val="NormalBPBHEB"/>
            <w:ind w:left="720"/>
          </w:pPr>
        </w:pPrChange>
      </w:pPr>
    </w:p>
    <w:p w14:paraId="178B71E7" w14:textId="77777777" w:rsidR="00D97778" w:rsidRPr="009A413D" w:rsidRDefault="00D97778" w:rsidP="00D97778">
      <w:pPr>
        <w:numPr>
          <w:ilvl w:val="0"/>
          <w:numId w:val="54"/>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504"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05" w:author="Varun Jain" w:date="2024-12-04T20:34:00Z" w16du:dateUtc="2024-12-04T15:04:00Z">
            <w:rPr>
              <w:rFonts w:ascii="Consolas" w:eastAsia="Times New Roman" w:hAnsi="Consolas" w:cs="Times New Roman"/>
              <w:color w:val="5C5C5C"/>
              <w:sz w:val="21"/>
              <w:szCs w:val="21"/>
            </w:rPr>
          </w:rPrChange>
        </w:rPr>
        <w:t>&lt;</w:t>
      </w:r>
      <w:r w:rsidRPr="009A413D">
        <w:rPr>
          <w:rFonts w:ascii="Consolas" w:eastAsia="Times New Roman" w:hAnsi="Consolas" w:cs="Times New Roman"/>
          <w:color w:val="E45649"/>
          <w:sz w:val="20"/>
          <w:szCs w:val="20"/>
          <w:rPrChange w:id="506" w:author="Varun Jain" w:date="2024-12-04T20:34:00Z" w16du:dateUtc="2024-12-04T15:04:00Z">
            <w:rPr>
              <w:rFonts w:ascii="Consolas" w:eastAsia="Times New Roman" w:hAnsi="Consolas" w:cs="Times New Roman"/>
              <w:color w:val="E45649"/>
              <w:sz w:val="21"/>
              <w:szCs w:val="21"/>
            </w:rPr>
          </w:rPrChange>
        </w:rPr>
        <w:t>Button</w:t>
      </w:r>
      <w:r w:rsidRPr="009A413D">
        <w:rPr>
          <w:rFonts w:ascii="Consolas" w:eastAsia="Times New Roman" w:hAnsi="Consolas" w:cs="Times New Roman"/>
          <w:color w:val="5C5C5C"/>
          <w:sz w:val="20"/>
          <w:szCs w:val="20"/>
          <w:rPrChange w:id="507"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508" w:author="Varun Jain" w:date="2024-12-04T20:34:00Z" w16du:dateUtc="2024-12-04T15:04:00Z">
            <w:rPr>
              <w:rFonts w:ascii="Consolas" w:eastAsia="Times New Roman" w:hAnsi="Consolas" w:cs="Times New Roman"/>
              <w:color w:val="986801"/>
              <w:sz w:val="21"/>
              <w:szCs w:val="21"/>
            </w:rPr>
          </w:rPrChange>
        </w:rPr>
        <w:t>x:Name</w:t>
      </w:r>
      <w:r w:rsidRPr="009A413D">
        <w:rPr>
          <w:rFonts w:ascii="Consolas" w:eastAsia="Times New Roman" w:hAnsi="Consolas" w:cs="Times New Roman"/>
          <w:color w:val="5C5C5C"/>
          <w:sz w:val="20"/>
          <w:szCs w:val="20"/>
          <w:rPrChange w:id="509"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510" w:author="Varun Jain" w:date="2024-12-04T20:34:00Z" w16du:dateUtc="2024-12-04T15:04:00Z">
            <w:rPr>
              <w:rFonts w:ascii="Consolas" w:eastAsia="Times New Roman" w:hAnsi="Consolas" w:cs="Times New Roman"/>
              <w:color w:val="50A14F"/>
              <w:sz w:val="21"/>
              <w:szCs w:val="21"/>
            </w:rPr>
          </w:rPrChange>
        </w:rPr>
        <w:t>"btnPlus"</w:t>
      </w:r>
    </w:p>
    <w:p w14:paraId="5B9D6297" w14:textId="77777777" w:rsidR="00D97778" w:rsidRPr="009A413D" w:rsidRDefault="00D97778" w:rsidP="00D97778">
      <w:pPr>
        <w:numPr>
          <w:ilvl w:val="0"/>
          <w:numId w:val="54"/>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511"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12"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513" w:author="Varun Jain" w:date="2024-12-04T20:34:00Z" w16du:dateUtc="2024-12-04T15:04:00Z">
            <w:rPr>
              <w:rFonts w:ascii="Consolas" w:eastAsia="Times New Roman" w:hAnsi="Consolas" w:cs="Times New Roman"/>
              <w:color w:val="986801"/>
              <w:sz w:val="21"/>
              <w:szCs w:val="21"/>
            </w:rPr>
          </w:rPrChange>
        </w:rPr>
        <w:t>Style</w:t>
      </w:r>
      <w:r w:rsidRPr="009A413D">
        <w:rPr>
          <w:rFonts w:ascii="Consolas" w:eastAsia="Times New Roman" w:hAnsi="Consolas" w:cs="Times New Roman"/>
          <w:color w:val="5C5C5C"/>
          <w:sz w:val="20"/>
          <w:szCs w:val="20"/>
          <w:rPrChange w:id="514"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515" w:author="Varun Jain" w:date="2024-12-04T20:34:00Z" w16du:dateUtc="2024-12-04T15:04:00Z">
            <w:rPr>
              <w:rFonts w:ascii="Consolas" w:eastAsia="Times New Roman" w:hAnsi="Consolas" w:cs="Times New Roman"/>
              <w:color w:val="50A14F"/>
              <w:sz w:val="21"/>
              <w:szCs w:val="21"/>
            </w:rPr>
          </w:rPrChange>
        </w:rPr>
        <w:t>"{StaticResource splitButton}"</w:t>
      </w:r>
    </w:p>
    <w:p w14:paraId="3FDC131F" w14:textId="77777777" w:rsidR="00D97778" w:rsidRPr="009A413D" w:rsidRDefault="00D97778" w:rsidP="00D97778">
      <w:pPr>
        <w:numPr>
          <w:ilvl w:val="0"/>
          <w:numId w:val="54"/>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516"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17"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518" w:author="Varun Jain" w:date="2024-12-04T20:34:00Z" w16du:dateUtc="2024-12-04T15:04:00Z">
            <w:rPr>
              <w:rFonts w:ascii="Consolas" w:eastAsia="Times New Roman" w:hAnsi="Consolas" w:cs="Times New Roman"/>
              <w:color w:val="986801"/>
              <w:sz w:val="21"/>
              <w:szCs w:val="21"/>
            </w:rPr>
          </w:rPrChange>
        </w:rPr>
        <w:t>Text</w:t>
      </w:r>
      <w:r w:rsidRPr="009A413D">
        <w:rPr>
          <w:rFonts w:ascii="Consolas" w:eastAsia="Times New Roman" w:hAnsi="Consolas" w:cs="Times New Roman"/>
          <w:color w:val="5C5C5C"/>
          <w:sz w:val="20"/>
          <w:szCs w:val="20"/>
          <w:rPrChange w:id="519"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520" w:author="Varun Jain" w:date="2024-12-04T20:34:00Z" w16du:dateUtc="2024-12-04T15:04:00Z">
            <w:rPr>
              <w:rFonts w:ascii="Consolas" w:eastAsia="Times New Roman" w:hAnsi="Consolas" w:cs="Times New Roman"/>
              <w:color w:val="50A14F"/>
              <w:sz w:val="21"/>
              <w:szCs w:val="21"/>
            </w:rPr>
          </w:rPrChange>
        </w:rPr>
        <w:t>"+"</w:t>
      </w:r>
    </w:p>
    <w:p w14:paraId="78D6650C" w14:textId="77777777" w:rsidR="00D97778" w:rsidRPr="009A413D" w:rsidRDefault="00D97778" w:rsidP="00D97778">
      <w:pPr>
        <w:numPr>
          <w:ilvl w:val="0"/>
          <w:numId w:val="54"/>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521" w:author="Varun Jain" w:date="2024-12-04T20:34:00Z" w16du:dateUtc="2024-12-04T15:04: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22" w:author="Varun Jain" w:date="2024-12-04T20:34:00Z" w16du:dateUtc="2024-12-04T15:04: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523" w:author="Varun Jain" w:date="2024-12-04T20:34:00Z" w16du:dateUtc="2024-12-04T15:04:00Z">
            <w:rPr>
              <w:rFonts w:ascii="Consolas" w:eastAsia="Times New Roman" w:hAnsi="Consolas" w:cs="Times New Roman"/>
              <w:color w:val="986801"/>
              <w:sz w:val="21"/>
              <w:szCs w:val="21"/>
            </w:rPr>
          </w:rPrChange>
        </w:rPr>
        <w:t>Clicked</w:t>
      </w:r>
      <w:r w:rsidRPr="009A413D">
        <w:rPr>
          <w:rFonts w:ascii="Consolas" w:eastAsia="Times New Roman" w:hAnsi="Consolas" w:cs="Times New Roman"/>
          <w:color w:val="5C5C5C"/>
          <w:sz w:val="20"/>
          <w:szCs w:val="20"/>
          <w:rPrChange w:id="524" w:author="Varun Jain" w:date="2024-12-04T20:34:00Z" w16du:dateUtc="2024-12-04T15:04: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525" w:author="Varun Jain" w:date="2024-12-04T20:34:00Z" w16du:dateUtc="2024-12-04T15:04:00Z">
            <w:rPr>
              <w:rFonts w:ascii="Consolas" w:eastAsia="Times New Roman" w:hAnsi="Consolas" w:cs="Times New Roman"/>
              <w:color w:val="50A14F"/>
              <w:sz w:val="21"/>
              <w:szCs w:val="21"/>
            </w:rPr>
          </w:rPrChange>
        </w:rPr>
        <w:t>"btnPlus_Clicked"</w:t>
      </w:r>
      <w:r w:rsidRPr="009A413D">
        <w:rPr>
          <w:rFonts w:ascii="Consolas" w:eastAsia="Times New Roman" w:hAnsi="Consolas" w:cs="Times New Roman"/>
          <w:color w:val="5C5C5C"/>
          <w:sz w:val="20"/>
          <w:szCs w:val="20"/>
          <w:rPrChange w:id="526" w:author="Varun Jain" w:date="2024-12-04T20:34:00Z" w16du:dateUtc="2024-12-04T15:04:00Z">
            <w:rPr>
              <w:rFonts w:ascii="Consolas" w:eastAsia="Times New Roman" w:hAnsi="Consolas" w:cs="Times New Roman"/>
              <w:color w:val="5C5C5C"/>
              <w:sz w:val="21"/>
              <w:szCs w:val="21"/>
            </w:rPr>
          </w:rPrChange>
        </w:rPr>
        <w:t>&gt;&lt;/</w:t>
      </w:r>
      <w:r w:rsidRPr="009A413D">
        <w:rPr>
          <w:rFonts w:ascii="Consolas" w:eastAsia="Times New Roman" w:hAnsi="Consolas" w:cs="Times New Roman"/>
          <w:color w:val="E45649"/>
          <w:sz w:val="20"/>
          <w:szCs w:val="20"/>
          <w:rPrChange w:id="527" w:author="Varun Jain" w:date="2024-12-04T20:34:00Z" w16du:dateUtc="2024-12-04T15:04:00Z">
            <w:rPr>
              <w:rFonts w:ascii="Consolas" w:eastAsia="Times New Roman" w:hAnsi="Consolas" w:cs="Times New Roman"/>
              <w:color w:val="E45649"/>
              <w:sz w:val="21"/>
              <w:szCs w:val="21"/>
            </w:rPr>
          </w:rPrChange>
        </w:rPr>
        <w:t>Button</w:t>
      </w:r>
      <w:r w:rsidRPr="009A413D">
        <w:rPr>
          <w:rFonts w:ascii="Consolas" w:eastAsia="Times New Roman" w:hAnsi="Consolas" w:cs="Times New Roman"/>
          <w:color w:val="5C5C5C"/>
          <w:sz w:val="20"/>
          <w:szCs w:val="20"/>
          <w:rPrChange w:id="528" w:author="Varun Jain" w:date="2024-12-04T20:34:00Z" w16du:dateUtc="2024-12-04T15:04:00Z">
            <w:rPr>
              <w:rFonts w:ascii="Consolas" w:eastAsia="Times New Roman" w:hAnsi="Consolas" w:cs="Times New Roman"/>
              <w:color w:val="5C5C5C"/>
              <w:sz w:val="21"/>
              <w:szCs w:val="21"/>
            </w:rPr>
          </w:rPrChange>
        </w:rPr>
        <w:t>&gt;</w:t>
      </w:r>
    </w:p>
    <w:p w14:paraId="4D6D5027" w14:textId="77777777" w:rsidR="00F14651" w:rsidRPr="009D7343" w:rsidDel="009D7343" w:rsidRDefault="00F14651">
      <w:pPr>
        <w:pStyle w:val="NormalBPBHEB"/>
        <w:rPr>
          <w:del w:id="529" w:author="Varun Jain" w:date="2024-12-04T20:31:00Z" w16du:dateUtc="2024-12-04T15:01:00Z"/>
          <w:rPrChange w:id="530" w:author="Varun Jain" w:date="2024-12-04T20:31:00Z" w16du:dateUtc="2024-12-04T15:01:00Z">
            <w:rPr>
              <w:del w:id="531" w:author="Varun Jain" w:date="2024-12-04T20:31:00Z" w16du:dateUtc="2024-12-04T15:01:00Z"/>
              <w:sz w:val="20"/>
              <w:szCs w:val="20"/>
            </w:rPr>
          </w:rPrChange>
        </w:rPr>
        <w:pPrChange w:id="532" w:author="Varun Jain" w:date="2024-12-04T20:31:00Z" w16du:dateUtc="2024-12-04T15:01:00Z">
          <w:pPr>
            <w:pStyle w:val="NormalBPBHEB"/>
            <w:ind w:left="720"/>
          </w:pPr>
        </w:pPrChange>
      </w:pPr>
    </w:p>
    <w:p w14:paraId="3EC39D91" w14:textId="60CA6578" w:rsidR="00A40229" w:rsidRPr="009D7343" w:rsidDel="0010049D" w:rsidRDefault="00A40229" w:rsidP="009D7343">
      <w:pPr>
        <w:pStyle w:val="NormalBPBHEB"/>
        <w:rPr>
          <w:del w:id="533" w:author="Anahita" w:date="2024-12-11T15:16:00Z" w16du:dateUtc="2024-12-11T09:46:00Z"/>
          <w:rPrChange w:id="534" w:author="Varun Jain" w:date="2024-12-04T20:31:00Z" w16du:dateUtc="2024-12-04T15:01:00Z">
            <w:rPr>
              <w:del w:id="535" w:author="Anahita" w:date="2024-12-11T15:16:00Z" w16du:dateUtc="2024-12-11T09:46:00Z"/>
              <w:rFonts w:ascii="Consolas" w:eastAsia="Times New Roman" w:hAnsi="Consolas" w:cs="Times New Roman"/>
              <w:color w:val="5C5C5C"/>
              <w:sz w:val="21"/>
              <w:szCs w:val="21"/>
            </w:rPr>
          </w:rPrChange>
        </w:rPr>
      </w:pPr>
    </w:p>
    <w:p w14:paraId="6CEB70D9" w14:textId="154B78BF" w:rsidR="00A40229" w:rsidRDefault="007C6AC9" w:rsidP="00E678AE">
      <w:pPr>
        <w:pStyle w:val="NormalBPBHEB"/>
        <w:numPr>
          <w:ilvl w:val="0"/>
          <w:numId w:val="49"/>
        </w:numPr>
        <w:rPr>
          <w:ins w:id="536" w:author="Varun Jain" w:date="2024-12-04T20:31:00Z" w16du:dateUtc="2024-12-04T15:01:00Z"/>
        </w:rPr>
      </w:pPr>
      <w:r>
        <w:t>With the above XAML markup our UI should look better than before</w:t>
      </w:r>
      <w:r w:rsidR="00034A08">
        <w:t>,</w:t>
      </w:r>
      <w:r w:rsidR="00B707AD">
        <w:t xml:space="preserve"> as shown in </w:t>
      </w:r>
      <w:r w:rsidR="00D30C8B" w:rsidRPr="00E678AE">
        <w:rPr>
          <w:i/>
          <w:iCs/>
        </w:rPr>
        <w:t>Figure</w:t>
      </w:r>
      <w:r w:rsidR="00B707AD" w:rsidRPr="00E678AE">
        <w:rPr>
          <w:i/>
          <w:iCs/>
        </w:rPr>
        <w:t xml:space="preserve"> 7.12</w:t>
      </w:r>
      <w:r w:rsidR="00BA1B3D">
        <w:t>:</w:t>
      </w:r>
    </w:p>
    <w:p w14:paraId="7173328A" w14:textId="77777777" w:rsidR="009D7343" w:rsidRPr="009D7343" w:rsidRDefault="009D7343">
      <w:pPr>
        <w:pStyle w:val="NormalBPBHEB"/>
        <w:pPrChange w:id="537" w:author="Varun Jain" w:date="2024-12-04T20:31:00Z" w16du:dateUtc="2024-12-04T15:01:00Z">
          <w:pPr>
            <w:pStyle w:val="NormalBPBHEB"/>
            <w:numPr>
              <w:numId w:val="49"/>
            </w:numPr>
            <w:ind w:left="720" w:hanging="360"/>
          </w:pPr>
        </w:pPrChange>
      </w:pPr>
    </w:p>
    <w:p w14:paraId="2F66923F" w14:textId="1D12175F" w:rsidR="00EE2AFF" w:rsidRDefault="003A47CB">
      <w:pPr>
        <w:pStyle w:val="FigureBPBHEB"/>
      </w:pPr>
      <w:r w:rsidRPr="003A47CB">
        <w:rPr>
          <w:noProof/>
        </w:rPr>
        <w:lastRenderedPageBreak/>
        <w:drawing>
          <wp:inline distT="0" distB="0" distL="0" distR="0" wp14:anchorId="1FEACB9D" wp14:editId="6D1E8F0F">
            <wp:extent cx="2738503" cy="6223247"/>
            <wp:effectExtent l="0" t="0" r="5080" b="0"/>
            <wp:docPr id="19" name="Picture 18">
              <a:extLst xmlns:a="http://schemas.openxmlformats.org/drawingml/2006/main">
                <a:ext uri="{FF2B5EF4-FFF2-40B4-BE49-F238E27FC236}">
                  <a16:creationId xmlns:a16="http://schemas.microsoft.com/office/drawing/2014/main" id="{18DA4B21-FE73-A56F-BE14-83DB12A47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8DA4B21-FE73-A56F-BE14-83DB12A47CB6}"/>
                        </a:ext>
                      </a:extLst>
                    </pic:cNvPr>
                    <pic:cNvPicPr>
                      <a:picLocks noChangeAspect="1"/>
                    </pic:cNvPicPr>
                  </pic:nvPicPr>
                  <pic:blipFill>
                    <a:blip r:embed="rId20"/>
                    <a:stretch>
                      <a:fillRect/>
                    </a:stretch>
                  </pic:blipFill>
                  <pic:spPr>
                    <a:xfrm>
                      <a:off x="0" y="0"/>
                      <a:ext cx="2746243" cy="6240836"/>
                    </a:xfrm>
                    <a:prstGeom prst="rect">
                      <a:avLst/>
                    </a:prstGeom>
                  </pic:spPr>
                </pic:pic>
              </a:graphicData>
            </a:graphic>
          </wp:inline>
        </w:drawing>
      </w:r>
    </w:p>
    <w:p w14:paraId="267D46E0" w14:textId="7BACB326" w:rsidR="00EE2AFF" w:rsidRDefault="00EE2AFF" w:rsidP="00E678AE">
      <w:pPr>
        <w:pStyle w:val="FigureCaptionBPBHEB"/>
        <w:rPr>
          <w:ins w:id="538" w:author="Varun Jain" w:date="2024-12-04T20:30:00Z" w16du:dateUtc="2024-12-04T15:00:00Z"/>
        </w:rPr>
      </w:pPr>
      <w:r w:rsidRPr="00327FA9">
        <w:rPr>
          <w:b/>
          <w:bCs w:val="0"/>
        </w:rPr>
        <w:t>Figure 7.12</w:t>
      </w:r>
      <w:r w:rsidR="00B9579A" w:rsidRPr="009D7343">
        <w:rPr>
          <w:rPrChange w:id="539" w:author="Varun Jain" w:date="2024-12-04T20:30:00Z" w16du:dateUtc="2024-12-04T15:00:00Z">
            <w:rPr>
              <w:b/>
              <w:bCs w:val="0"/>
            </w:rPr>
          </w:rPrChange>
        </w:rPr>
        <w:t>:</w:t>
      </w:r>
      <w:r>
        <w:t xml:space="preserve"> Improvised UI</w:t>
      </w:r>
    </w:p>
    <w:p w14:paraId="19AC558E" w14:textId="77777777" w:rsidR="009D7343" w:rsidRPr="009D7343" w:rsidRDefault="009D7343">
      <w:pPr>
        <w:pStyle w:val="NormalBPBHEB"/>
        <w:pPrChange w:id="540" w:author="Varun Jain" w:date="2024-12-04T20:30:00Z" w16du:dateUtc="2024-12-04T15:00:00Z">
          <w:pPr>
            <w:pStyle w:val="FigureCaptionBPBHEB"/>
          </w:pPr>
        </w:pPrChange>
      </w:pPr>
    </w:p>
    <w:p w14:paraId="355BBE5D" w14:textId="5DF47D2A" w:rsidR="00A640E1" w:rsidRDefault="003A44AF" w:rsidP="00E678AE">
      <w:pPr>
        <w:pStyle w:val="Heading1BPBHEB"/>
      </w:pPr>
      <w:r>
        <w:t>Performing the calculation</w:t>
      </w:r>
    </w:p>
    <w:p w14:paraId="45656CEC" w14:textId="7BF5093A" w:rsidR="00B9579A" w:rsidRDefault="001C04A9" w:rsidP="00B9579A">
      <w:pPr>
        <w:pStyle w:val="NormalBPBHEB"/>
      </w:pPr>
      <w:r>
        <w:t xml:space="preserve">Now that the UI is </w:t>
      </w:r>
      <w:del w:id="541" w:author="Anahita" w:date="2024-12-11T15:17:00Z" w16du:dateUtc="2024-12-11T09:47:00Z">
        <w:r w:rsidDel="0010049D">
          <w:delText>compete</w:delText>
        </w:r>
      </w:del>
      <w:ins w:id="542" w:author="Anahita" w:date="2024-12-11T15:17:00Z" w16du:dateUtc="2024-12-11T09:47:00Z">
        <w:r w:rsidR="0010049D">
          <w:t>complete</w:t>
        </w:r>
      </w:ins>
      <w:r>
        <w:t>, let</w:t>
      </w:r>
      <w:r w:rsidR="00B9579A">
        <w:t xml:space="preserve"> u</w:t>
      </w:r>
      <w:r>
        <w:t xml:space="preserve">s turn our attention to the functionality. </w:t>
      </w:r>
      <w:r w:rsidR="00B9579A">
        <w:t xml:space="preserve">Follow </w:t>
      </w:r>
      <w:r w:rsidR="00BB1469">
        <w:t>the</w:t>
      </w:r>
      <w:r w:rsidR="00034A08">
        <w:t>se</w:t>
      </w:r>
      <w:r w:rsidR="00B9579A">
        <w:t xml:space="preserve"> steps </w:t>
      </w:r>
      <w:r w:rsidR="00034A08">
        <w:t xml:space="preserve">to </w:t>
      </w:r>
      <w:r w:rsidR="00BB1469">
        <w:t>define the functionality of the app</w:t>
      </w:r>
      <w:r w:rsidR="00034A08">
        <w:t>:</w:t>
      </w:r>
    </w:p>
    <w:p w14:paraId="427C0A12" w14:textId="62AB8DC1" w:rsidR="00A640E1" w:rsidRDefault="00B9579A" w:rsidP="009D7343">
      <w:pPr>
        <w:pStyle w:val="NormalBPBHEB"/>
        <w:numPr>
          <w:ilvl w:val="0"/>
          <w:numId w:val="38"/>
        </w:numPr>
        <w:rPr>
          <w:ins w:id="543" w:author="Varun Jain" w:date="2024-12-04T20:30:00Z" w16du:dateUtc="2024-12-04T15:00:00Z"/>
        </w:rPr>
      </w:pPr>
      <w:del w:id="544" w:author="Varun Jain" w:date="2024-12-04T20:28:00Z" w16du:dateUtc="2024-12-04T14:58:00Z">
        <w:r w:rsidDel="009D7343">
          <w:delText xml:space="preserve">1. </w:delText>
        </w:r>
      </w:del>
      <w:r w:rsidR="001C04A9">
        <w:t xml:space="preserve">In the </w:t>
      </w:r>
      <w:r w:rsidR="001C04A9" w:rsidRPr="009D7343">
        <w:rPr>
          <w:rPrChange w:id="545" w:author="Varun Jain" w:date="2024-12-04T20:30:00Z" w16du:dateUtc="2024-12-04T15:00:00Z">
            <w:rPr>
              <w:i/>
              <w:iCs/>
            </w:rPr>
          </w:rPrChange>
        </w:rPr>
        <w:t>code</w:t>
      </w:r>
      <w:r w:rsidR="0030384B" w:rsidRPr="009D7343">
        <w:rPr>
          <w:rPrChange w:id="546" w:author="Varun Jain" w:date="2024-12-04T20:30:00Z" w16du:dateUtc="2024-12-04T15:00:00Z">
            <w:rPr>
              <w:i/>
              <w:iCs/>
            </w:rPr>
          </w:rPrChange>
        </w:rPr>
        <w:t>-</w:t>
      </w:r>
      <w:r w:rsidR="001C04A9" w:rsidRPr="009D7343">
        <w:rPr>
          <w:rPrChange w:id="547" w:author="Varun Jain" w:date="2024-12-04T20:30:00Z" w16du:dateUtc="2024-12-04T15:00:00Z">
            <w:rPr>
              <w:i/>
              <w:iCs/>
            </w:rPr>
          </w:rPrChange>
        </w:rPr>
        <w:t>behind file</w:t>
      </w:r>
      <w:r w:rsidR="001C04A9" w:rsidRPr="009D7343">
        <w:t>,</w:t>
      </w:r>
      <w:r w:rsidR="001C04A9">
        <w:t xml:space="preserve"> let</w:t>
      </w:r>
      <w:r>
        <w:t xml:space="preserve"> u</w:t>
      </w:r>
      <w:r w:rsidR="001C04A9">
        <w:t xml:space="preserve">s define variables to define the </w:t>
      </w:r>
      <w:r w:rsidR="00D609DB">
        <w:t>b</w:t>
      </w:r>
      <w:r w:rsidR="001C04A9">
        <w:t>ill</w:t>
      </w:r>
      <w:r w:rsidR="00D609DB">
        <w:t xml:space="preserve"> a</w:t>
      </w:r>
      <w:r w:rsidR="001C04A9">
        <w:t xml:space="preserve">mount, </w:t>
      </w:r>
      <w:r w:rsidR="00D609DB">
        <w:t>t</w:t>
      </w:r>
      <w:r w:rsidR="00211CAF">
        <w:t xml:space="preserve">ip %, </w:t>
      </w:r>
      <w:r w:rsidR="00D609DB">
        <w:t>t</w:t>
      </w:r>
      <w:r w:rsidR="00211CAF">
        <w:t xml:space="preserve">ip amount, </w:t>
      </w:r>
      <w:r>
        <w:t>number</w:t>
      </w:r>
      <w:r w:rsidR="00B739BA">
        <w:t xml:space="preserve"> of </w:t>
      </w:r>
      <w:r>
        <w:t xml:space="preserve">people </w:t>
      </w:r>
      <w:r w:rsidR="00B739BA">
        <w:t>who will be splitting the bill</w:t>
      </w:r>
      <w:r w:rsidR="00D609DB">
        <w:t xml:space="preserve"> and the amount to be paid by each person.</w:t>
      </w:r>
      <w:r w:rsidR="008237CF">
        <w:t xml:space="preserve"> </w:t>
      </w:r>
      <w:r w:rsidR="005C12D5">
        <w:t>Now, d</w:t>
      </w:r>
      <w:r w:rsidR="008237CF">
        <w:t>e</w:t>
      </w:r>
      <w:r w:rsidR="00302A47">
        <w:t xml:space="preserve">fine the variables </w:t>
      </w:r>
      <w:r w:rsidR="00302A47" w:rsidRPr="009D7343">
        <w:rPr>
          <w:rFonts w:ascii="Consolas" w:hAnsi="Consolas"/>
          <w:b/>
          <w:sz w:val="20"/>
          <w:szCs w:val="20"/>
          <w:rPrChange w:id="548" w:author="Varun Jain" w:date="2024-12-04T20:30:00Z" w16du:dateUtc="2024-12-04T15:00:00Z">
            <w:rPr/>
          </w:rPrChange>
        </w:rPr>
        <w:t>billAmount</w:t>
      </w:r>
      <w:r w:rsidR="00302A47">
        <w:t xml:space="preserve">, </w:t>
      </w:r>
      <w:r w:rsidR="00302A47" w:rsidRPr="009D7343">
        <w:rPr>
          <w:rFonts w:ascii="Consolas" w:hAnsi="Consolas"/>
          <w:b/>
          <w:sz w:val="20"/>
          <w:szCs w:val="20"/>
          <w:rPrChange w:id="549" w:author="Varun Jain" w:date="2024-12-04T20:30:00Z" w16du:dateUtc="2024-12-04T15:00:00Z">
            <w:rPr/>
          </w:rPrChange>
        </w:rPr>
        <w:t>tipAmount</w:t>
      </w:r>
      <w:r w:rsidR="00302A47">
        <w:t xml:space="preserve"> and </w:t>
      </w:r>
      <w:r w:rsidR="00302A47" w:rsidRPr="009D7343">
        <w:rPr>
          <w:rFonts w:ascii="Consolas" w:hAnsi="Consolas"/>
          <w:b/>
          <w:sz w:val="20"/>
          <w:szCs w:val="20"/>
          <w:rPrChange w:id="550" w:author="Varun Jain" w:date="2024-12-04T20:30:00Z" w16du:dateUtc="2024-12-04T15:00:00Z">
            <w:rPr/>
          </w:rPrChange>
        </w:rPr>
        <w:t>amountPerPerson</w:t>
      </w:r>
      <w:r w:rsidR="00302A47">
        <w:t xml:space="preserve"> var</w:t>
      </w:r>
      <w:r w:rsidR="005C12D5">
        <w:t>iables as shown</w:t>
      </w:r>
      <w:r w:rsidR="00034A08">
        <w:t xml:space="preserve"> in the following code</w:t>
      </w:r>
      <w:r w:rsidR="005C12D5">
        <w:t>:</w:t>
      </w:r>
    </w:p>
    <w:p w14:paraId="35BC0152" w14:textId="77777777" w:rsidR="009D7343" w:rsidRPr="009D7343" w:rsidRDefault="009D7343" w:rsidP="009D7343">
      <w:pPr>
        <w:pStyle w:val="NormalBPBHEB"/>
      </w:pPr>
    </w:p>
    <w:p w14:paraId="22EA95FD" w14:textId="77777777" w:rsidR="00973CB1" w:rsidRPr="00E678AE" w:rsidRDefault="00973CB1" w:rsidP="00973CB1">
      <w:pPr>
        <w:numPr>
          <w:ilvl w:val="0"/>
          <w:numId w:val="3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decimal</w:t>
      </w:r>
      <w:r w:rsidRPr="00E678AE">
        <w:rPr>
          <w:rFonts w:ascii="Consolas" w:eastAsia="Times New Roman" w:hAnsi="Consolas" w:cs="Times New Roman"/>
          <w:color w:val="5C5C5C"/>
          <w:sz w:val="20"/>
          <w:szCs w:val="20"/>
        </w:rPr>
        <w:t> billAmount = </w:t>
      </w:r>
      <w:r w:rsidRPr="00E678AE">
        <w:rPr>
          <w:rFonts w:ascii="Consolas" w:eastAsia="Times New Roman" w:hAnsi="Consolas" w:cs="Times New Roman"/>
          <w:color w:val="986801"/>
          <w:sz w:val="20"/>
          <w:szCs w:val="20"/>
        </w:rPr>
        <w:t>0.00</w:t>
      </w:r>
      <w:r w:rsidRPr="00E678AE">
        <w:rPr>
          <w:rFonts w:ascii="Consolas" w:eastAsia="Times New Roman" w:hAnsi="Consolas" w:cs="Times New Roman"/>
          <w:color w:val="5C5C5C"/>
          <w:sz w:val="20"/>
          <w:szCs w:val="20"/>
        </w:rPr>
        <w:t>m;</w:t>
      </w:r>
    </w:p>
    <w:p w14:paraId="1C88E101" w14:textId="77777777" w:rsidR="00973CB1" w:rsidRPr="00E678AE" w:rsidRDefault="00973CB1" w:rsidP="00973CB1">
      <w:pPr>
        <w:numPr>
          <w:ilvl w:val="0"/>
          <w:numId w:val="3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4A2CB1E3" w14:textId="77777777" w:rsidR="00973CB1" w:rsidRPr="00E678AE" w:rsidRDefault="00973CB1" w:rsidP="00973CB1">
      <w:pPr>
        <w:numPr>
          <w:ilvl w:val="0"/>
          <w:numId w:val="3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int</w:t>
      </w:r>
      <w:r w:rsidRPr="00E678AE">
        <w:rPr>
          <w:rFonts w:ascii="Consolas" w:eastAsia="Times New Roman" w:hAnsi="Consolas" w:cs="Times New Roman"/>
          <w:color w:val="5C5C5C"/>
          <w:sz w:val="20"/>
          <w:szCs w:val="20"/>
        </w:rPr>
        <w:t> tip = </w:t>
      </w:r>
      <w:r w:rsidRPr="00E678AE">
        <w:rPr>
          <w:rFonts w:ascii="Consolas" w:eastAsia="Times New Roman" w:hAnsi="Consolas" w:cs="Times New Roman"/>
          <w:color w:val="986801"/>
          <w:sz w:val="20"/>
          <w:szCs w:val="20"/>
        </w:rPr>
        <w:t>0</w:t>
      </w:r>
      <w:r w:rsidRPr="00E678AE">
        <w:rPr>
          <w:rFonts w:ascii="Consolas" w:eastAsia="Times New Roman" w:hAnsi="Consolas" w:cs="Times New Roman"/>
          <w:color w:val="5C5C5C"/>
          <w:sz w:val="20"/>
          <w:szCs w:val="20"/>
        </w:rPr>
        <w:t>;</w:t>
      </w:r>
    </w:p>
    <w:p w14:paraId="2FB13918" w14:textId="77777777" w:rsidR="00973CB1" w:rsidRPr="00E678AE" w:rsidRDefault="00973CB1" w:rsidP="00973CB1">
      <w:pPr>
        <w:numPr>
          <w:ilvl w:val="0"/>
          <w:numId w:val="3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decimal</w:t>
      </w:r>
      <w:r w:rsidRPr="00E678AE">
        <w:rPr>
          <w:rFonts w:ascii="Consolas" w:eastAsia="Times New Roman" w:hAnsi="Consolas" w:cs="Times New Roman"/>
          <w:color w:val="5C5C5C"/>
          <w:sz w:val="20"/>
          <w:szCs w:val="20"/>
        </w:rPr>
        <w:t> tipAmount = </w:t>
      </w:r>
      <w:r w:rsidRPr="00E678AE">
        <w:rPr>
          <w:rFonts w:ascii="Consolas" w:eastAsia="Times New Roman" w:hAnsi="Consolas" w:cs="Times New Roman"/>
          <w:color w:val="986801"/>
          <w:sz w:val="20"/>
          <w:szCs w:val="20"/>
        </w:rPr>
        <w:t>0.00</w:t>
      </w:r>
      <w:r w:rsidRPr="00E678AE">
        <w:rPr>
          <w:rFonts w:ascii="Consolas" w:eastAsia="Times New Roman" w:hAnsi="Consolas" w:cs="Times New Roman"/>
          <w:color w:val="5C5C5C"/>
          <w:sz w:val="20"/>
          <w:szCs w:val="20"/>
        </w:rPr>
        <w:t>m;</w:t>
      </w:r>
    </w:p>
    <w:p w14:paraId="3CE80936" w14:textId="77777777" w:rsidR="00973CB1" w:rsidRPr="00E678AE" w:rsidRDefault="00973CB1" w:rsidP="00973CB1">
      <w:pPr>
        <w:numPr>
          <w:ilvl w:val="0"/>
          <w:numId w:val="3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p>
    <w:p w14:paraId="2CB63F00" w14:textId="77777777" w:rsidR="00973CB1" w:rsidRPr="00E678AE" w:rsidRDefault="00973CB1" w:rsidP="00973CB1">
      <w:pPr>
        <w:numPr>
          <w:ilvl w:val="0"/>
          <w:numId w:val="38"/>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int</w:t>
      </w:r>
      <w:r w:rsidRPr="00E678AE">
        <w:rPr>
          <w:rFonts w:ascii="Consolas" w:eastAsia="Times New Roman" w:hAnsi="Consolas" w:cs="Times New Roman"/>
          <w:color w:val="5C5C5C"/>
          <w:sz w:val="20"/>
          <w:szCs w:val="20"/>
        </w:rPr>
        <w:t> split = </w:t>
      </w:r>
      <w:r w:rsidRPr="00E678AE">
        <w:rPr>
          <w:rFonts w:ascii="Consolas" w:eastAsia="Times New Roman" w:hAnsi="Consolas" w:cs="Times New Roman"/>
          <w:color w:val="986801"/>
          <w:sz w:val="20"/>
          <w:szCs w:val="20"/>
        </w:rPr>
        <w:t>1</w:t>
      </w:r>
      <w:r w:rsidRPr="00E678AE">
        <w:rPr>
          <w:rFonts w:ascii="Consolas" w:eastAsia="Times New Roman" w:hAnsi="Consolas" w:cs="Times New Roman"/>
          <w:color w:val="5C5C5C"/>
          <w:sz w:val="20"/>
          <w:szCs w:val="20"/>
        </w:rPr>
        <w:t>;</w:t>
      </w:r>
    </w:p>
    <w:p w14:paraId="669BA96E" w14:textId="77777777" w:rsidR="00973CB1" w:rsidRPr="00E678AE" w:rsidRDefault="00973CB1" w:rsidP="00973CB1">
      <w:pPr>
        <w:numPr>
          <w:ilvl w:val="0"/>
          <w:numId w:val="38"/>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decimal</w:t>
      </w:r>
      <w:r w:rsidRPr="00E678AE">
        <w:rPr>
          <w:rFonts w:ascii="Consolas" w:eastAsia="Times New Roman" w:hAnsi="Consolas" w:cs="Times New Roman"/>
          <w:color w:val="5C5C5C"/>
          <w:sz w:val="20"/>
          <w:szCs w:val="20"/>
        </w:rPr>
        <w:t> amountPerPerson = </w:t>
      </w:r>
      <w:r w:rsidRPr="00E678AE">
        <w:rPr>
          <w:rFonts w:ascii="Consolas" w:eastAsia="Times New Roman" w:hAnsi="Consolas" w:cs="Times New Roman"/>
          <w:color w:val="986801"/>
          <w:sz w:val="20"/>
          <w:szCs w:val="20"/>
        </w:rPr>
        <w:t>0.00</w:t>
      </w:r>
      <w:r w:rsidRPr="00E678AE">
        <w:rPr>
          <w:rFonts w:ascii="Consolas" w:eastAsia="Times New Roman" w:hAnsi="Consolas" w:cs="Times New Roman"/>
          <w:color w:val="5C5C5C"/>
          <w:sz w:val="20"/>
          <w:szCs w:val="20"/>
        </w:rPr>
        <w:t>m;</w:t>
      </w:r>
    </w:p>
    <w:p w14:paraId="78CAFDDE" w14:textId="77777777" w:rsidR="00D609DB" w:rsidRPr="009D7343" w:rsidRDefault="00D609DB" w:rsidP="009D7343">
      <w:pPr>
        <w:pStyle w:val="NormalBPBHEB"/>
        <w:rPr>
          <w:rPrChange w:id="551" w:author="Varun Jain" w:date="2024-12-04T20:29:00Z" w16du:dateUtc="2024-12-04T14:59:00Z">
            <w:rPr>
              <w:sz w:val="20"/>
              <w:szCs w:val="20"/>
            </w:rPr>
          </w:rPrChange>
        </w:rPr>
      </w:pPr>
    </w:p>
    <w:p w14:paraId="29A4BB74" w14:textId="6BC751C3" w:rsidR="009D7343" w:rsidRDefault="00B9579A">
      <w:pPr>
        <w:pStyle w:val="NormalBPBHEB"/>
        <w:numPr>
          <w:ilvl w:val="0"/>
          <w:numId w:val="52"/>
        </w:numPr>
        <w:pPrChange w:id="552" w:author="Varun Jain" w:date="2024-12-04T20:29:00Z" w16du:dateUtc="2024-12-04T14:59:00Z">
          <w:pPr>
            <w:pStyle w:val="NormalBPBHEB"/>
          </w:pPr>
        </w:pPrChange>
      </w:pPr>
      <w:del w:id="553" w:author="Varun Jain" w:date="2024-12-04T20:28:00Z" w16du:dateUtc="2024-12-04T14:58:00Z">
        <w:r w:rsidDel="009D7343">
          <w:delText xml:space="preserve">2. </w:delText>
        </w:r>
      </w:del>
      <w:del w:id="554" w:author="Varun Jain" w:date="2024-12-04T20:29:00Z" w16du:dateUtc="2024-12-04T14:59:00Z">
        <w:r w:rsidR="00C56CC6" w:rsidDel="009D7343">
          <w:delText>Observe the use of the suffix m which is required while assigning values to variables of type decimal.</w:delText>
        </w:r>
      </w:del>
      <w:ins w:id="555" w:author="Varun Jain" w:date="2024-12-04T20:28:00Z" w16du:dateUtc="2024-12-04T14:58:00Z">
        <w:r w:rsidR="009D7343">
          <w:t>Observe the use of the suffix m which is required while assigning values to variables of type decimal.</w:t>
        </w:r>
      </w:ins>
    </w:p>
    <w:p w14:paraId="2D68EF86" w14:textId="424C90A0" w:rsidR="00AE3AE8" w:rsidRDefault="00B9579A" w:rsidP="009D7343">
      <w:pPr>
        <w:pStyle w:val="NormalBPBHEB"/>
        <w:numPr>
          <w:ilvl w:val="0"/>
          <w:numId w:val="52"/>
        </w:numPr>
        <w:rPr>
          <w:ins w:id="556" w:author="Varun Jain" w:date="2024-12-04T20:29:00Z" w16du:dateUtc="2024-12-04T14:59:00Z"/>
        </w:rPr>
      </w:pPr>
      <w:del w:id="557" w:author="Varun Jain" w:date="2024-12-04T20:29:00Z" w16du:dateUtc="2024-12-04T14:59:00Z">
        <w:r w:rsidDel="009D7343">
          <w:delText xml:space="preserve">3. </w:delText>
        </w:r>
      </w:del>
      <w:r w:rsidR="00E31E39">
        <w:t>Next, let</w:t>
      </w:r>
      <w:r>
        <w:t xml:space="preserve"> u</w:t>
      </w:r>
      <w:r w:rsidR="00E31E39">
        <w:t xml:space="preserve">s declare an </w:t>
      </w:r>
      <w:r w:rsidR="00E31E39" w:rsidRPr="009D7343">
        <w:rPr>
          <w:rFonts w:ascii="Consolas" w:hAnsi="Consolas"/>
          <w:b/>
          <w:sz w:val="20"/>
          <w:szCs w:val="20"/>
          <w:rPrChange w:id="558" w:author="Varun Jain" w:date="2024-12-04T20:29:00Z" w16du:dateUtc="2024-12-04T14:59:00Z">
            <w:rPr/>
          </w:rPrChange>
        </w:rPr>
        <w:t>UpdateDisplay()</w:t>
      </w:r>
      <w:r w:rsidR="00E31E39">
        <w:t xml:space="preserve"> function which will convert the </w:t>
      </w:r>
      <w:r w:rsidR="00AE3AE8">
        <w:t>values of the above variables to String and assign to the respective labels that we have already created in the UI</w:t>
      </w:r>
      <w:r w:rsidR="00034A08">
        <w:t>:</w:t>
      </w:r>
    </w:p>
    <w:p w14:paraId="2FF1B1F4" w14:textId="31F8F49E" w:rsidR="009D7343" w:rsidRPr="009D7343" w:rsidDel="0010049D" w:rsidRDefault="009D7343" w:rsidP="009D7343">
      <w:pPr>
        <w:pStyle w:val="NormalBPBHEB"/>
        <w:rPr>
          <w:del w:id="559" w:author="Anahita" w:date="2024-12-11T15:17:00Z" w16du:dateUtc="2024-12-11T09:47:00Z"/>
        </w:rPr>
      </w:pPr>
    </w:p>
    <w:p w14:paraId="6C118DA9" w14:textId="77777777" w:rsidR="00042D02" w:rsidRPr="009A413D" w:rsidRDefault="00042D02" w:rsidP="00042D02">
      <w:pPr>
        <w:numPr>
          <w:ilvl w:val="0"/>
          <w:numId w:val="33"/>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560"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61"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A626A4"/>
          <w:sz w:val="20"/>
          <w:szCs w:val="20"/>
          <w:rPrChange w:id="562" w:author="Varun Jain" w:date="2024-12-04T20:35:00Z" w16du:dateUtc="2024-12-04T15:05:00Z">
            <w:rPr>
              <w:rFonts w:ascii="Consolas" w:eastAsia="Times New Roman" w:hAnsi="Consolas" w:cs="Times New Roman"/>
              <w:color w:val="A626A4"/>
              <w:sz w:val="21"/>
              <w:szCs w:val="21"/>
            </w:rPr>
          </w:rPrChange>
        </w:rPr>
        <w:t>private</w:t>
      </w:r>
      <w:r w:rsidRPr="009A413D">
        <w:rPr>
          <w:rFonts w:ascii="Consolas" w:eastAsia="Times New Roman" w:hAnsi="Consolas" w:cs="Times New Roman"/>
          <w:color w:val="5C5C5C"/>
          <w:sz w:val="20"/>
          <w:szCs w:val="20"/>
          <w:rPrChange w:id="563"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A626A4"/>
          <w:sz w:val="20"/>
          <w:szCs w:val="20"/>
          <w:rPrChange w:id="564" w:author="Varun Jain" w:date="2024-12-04T20:35:00Z" w16du:dateUtc="2024-12-04T15:05:00Z">
            <w:rPr>
              <w:rFonts w:ascii="Consolas" w:eastAsia="Times New Roman" w:hAnsi="Consolas" w:cs="Times New Roman"/>
              <w:color w:val="A626A4"/>
              <w:sz w:val="21"/>
              <w:szCs w:val="21"/>
            </w:rPr>
          </w:rPrChange>
        </w:rPr>
        <w:t>void</w:t>
      </w:r>
      <w:r w:rsidRPr="009A413D">
        <w:rPr>
          <w:rFonts w:ascii="Consolas" w:eastAsia="Times New Roman" w:hAnsi="Consolas" w:cs="Times New Roman"/>
          <w:color w:val="5C5C5C"/>
          <w:sz w:val="20"/>
          <w:szCs w:val="20"/>
          <w:rPrChange w:id="565"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4078F2"/>
          <w:sz w:val="20"/>
          <w:szCs w:val="20"/>
          <w:rPrChange w:id="566" w:author="Varun Jain" w:date="2024-12-04T20:35:00Z" w16du:dateUtc="2024-12-04T15:05:00Z">
            <w:rPr>
              <w:rFonts w:ascii="Consolas" w:eastAsia="Times New Roman" w:hAnsi="Consolas" w:cs="Times New Roman"/>
              <w:color w:val="4078F2"/>
              <w:sz w:val="21"/>
              <w:szCs w:val="21"/>
            </w:rPr>
          </w:rPrChange>
        </w:rPr>
        <w:t>UpdateDisplay</w:t>
      </w:r>
      <w:r w:rsidRPr="009A413D">
        <w:rPr>
          <w:rFonts w:ascii="Consolas" w:eastAsia="Times New Roman" w:hAnsi="Consolas" w:cs="Times New Roman"/>
          <w:color w:val="5C5C5C"/>
          <w:sz w:val="20"/>
          <w:szCs w:val="20"/>
          <w:rPrChange w:id="567" w:author="Varun Jain" w:date="2024-12-04T20:35:00Z" w16du:dateUtc="2024-12-04T15:05:00Z">
            <w:rPr>
              <w:rFonts w:ascii="Consolas" w:eastAsia="Times New Roman" w:hAnsi="Consolas" w:cs="Times New Roman"/>
              <w:color w:val="5C5C5C"/>
              <w:sz w:val="21"/>
              <w:szCs w:val="21"/>
            </w:rPr>
          </w:rPrChange>
        </w:rPr>
        <w:t>()</w:t>
      </w:r>
    </w:p>
    <w:p w14:paraId="78748D7E" w14:textId="77777777" w:rsidR="00042D02" w:rsidRPr="009A413D" w:rsidRDefault="00042D02" w:rsidP="00042D02">
      <w:pPr>
        <w:numPr>
          <w:ilvl w:val="0"/>
          <w:numId w:val="33"/>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568"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69" w:author="Varun Jain" w:date="2024-12-04T20:35:00Z" w16du:dateUtc="2024-12-04T15:05:00Z">
            <w:rPr>
              <w:rFonts w:ascii="Consolas" w:eastAsia="Times New Roman" w:hAnsi="Consolas" w:cs="Times New Roman"/>
              <w:color w:val="5C5C5C"/>
              <w:sz w:val="21"/>
              <w:szCs w:val="21"/>
            </w:rPr>
          </w:rPrChange>
        </w:rPr>
        <w:t>    {</w:t>
      </w:r>
    </w:p>
    <w:p w14:paraId="2A6519C7" w14:textId="77777777" w:rsidR="00042D02" w:rsidRPr="009A413D" w:rsidRDefault="00042D02" w:rsidP="00042D02">
      <w:pPr>
        <w:numPr>
          <w:ilvl w:val="0"/>
          <w:numId w:val="33"/>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570"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71" w:author="Varun Jain" w:date="2024-12-04T20:35:00Z" w16du:dateUtc="2024-12-04T15:05:00Z">
            <w:rPr>
              <w:rFonts w:ascii="Consolas" w:eastAsia="Times New Roman" w:hAnsi="Consolas" w:cs="Times New Roman"/>
              <w:color w:val="5C5C5C"/>
              <w:sz w:val="21"/>
              <w:szCs w:val="21"/>
            </w:rPr>
          </w:rPrChange>
        </w:rPr>
        <w:t>        lblTip.Text = tip.ToString();</w:t>
      </w:r>
    </w:p>
    <w:p w14:paraId="039ABCA4" w14:textId="77777777" w:rsidR="00042D02" w:rsidRPr="009A413D" w:rsidRDefault="00042D02" w:rsidP="00042D02">
      <w:pPr>
        <w:numPr>
          <w:ilvl w:val="0"/>
          <w:numId w:val="33"/>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572"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73" w:author="Varun Jain" w:date="2024-12-04T20:35:00Z" w16du:dateUtc="2024-12-04T15:05:00Z">
            <w:rPr>
              <w:rFonts w:ascii="Consolas" w:eastAsia="Times New Roman" w:hAnsi="Consolas" w:cs="Times New Roman"/>
              <w:color w:val="5C5C5C"/>
              <w:sz w:val="21"/>
              <w:szCs w:val="21"/>
            </w:rPr>
          </w:rPrChange>
        </w:rPr>
        <w:t>        lblTipAmount.Text = tipAmount.ToString(</w:t>
      </w:r>
      <w:r w:rsidRPr="009A413D">
        <w:rPr>
          <w:rFonts w:ascii="Consolas" w:eastAsia="Times New Roman" w:hAnsi="Consolas" w:cs="Times New Roman"/>
          <w:color w:val="50A14F"/>
          <w:sz w:val="20"/>
          <w:szCs w:val="20"/>
          <w:rPrChange w:id="574" w:author="Varun Jain" w:date="2024-12-04T20:35:00Z" w16du:dateUtc="2024-12-04T15:05:00Z">
            <w:rPr>
              <w:rFonts w:ascii="Consolas" w:eastAsia="Times New Roman" w:hAnsi="Consolas" w:cs="Times New Roman"/>
              <w:color w:val="50A14F"/>
              <w:sz w:val="21"/>
              <w:szCs w:val="21"/>
            </w:rPr>
          </w:rPrChange>
        </w:rPr>
        <w:t>"F2"</w:t>
      </w:r>
      <w:r w:rsidRPr="009A413D">
        <w:rPr>
          <w:rFonts w:ascii="Consolas" w:eastAsia="Times New Roman" w:hAnsi="Consolas" w:cs="Times New Roman"/>
          <w:color w:val="5C5C5C"/>
          <w:sz w:val="20"/>
          <w:szCs w:val="20"/>
          <w:rPrChange w:id="575" w:author="Varun Jain" w:date="2024-12-04T20:35:00Z" w16du:dateUtc="2024-12-04T15:05:00Z">
            <w:rPr>
              <w:rFonts w:ascii="Consolas" w:eastAsia="Times New Roman" w:hAnsi="Consolas" w:cs="Times New Roman"/>
              <w:color w:val="5C5C5C"/>
              <w:sz w:val="21"/>
              <w:szCs w:val="21"/>
            </w:rPr>
          </w:rPrChange>
        </w:rPr>
        <w:t>);</w:t>
      </w:r>
    </w:p>
    <w:p w14:paraId="62438EC8" w14:textId="77777777" w:rsidR="00042D02" w:rsidRPr="009A413D" w:rsidRDefault="00042D02" w:rsidP="00042D02">
      <w:pPr>
        <w:numPr>
          <w:ilvl w:val="0"/>
          <w:numId w:val="33"/>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576"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77" w:author="Varun Jain" w:date="2024-12-04T20:35:00Z" w16du:dateUtc="2024-12-04T15:05:00Z">
            <w:rPr>
              <w:rFonts w:ascii="Consolas" w:eastAsia="Times New Roman" w:hAnsi="Consolas" w:cs="Times New Roman"/>
              <w:color w:val="5C5C5C"/>
              <w:sz w:val="21"/>
              <w:szCs w:val="21"/>
            </w:rPr>
          </w:rPrChange>
        </w:rPr>
        <w:t>        lblSplit.Text = split.ToString();</w:t>
      </w:r>
    </w:p>
    <w:p w14:paraId="54C97921" w14:textId="77777777" w:rsidR="00042D02" w:rsidRPr="009A413D" w:rsidRDefault="00042D02" w:rsidP="00042D02">
      <w:pPr>
        <w:numPr>
          <w:ilvl w:val="0"/>
          <w:numId w:val="33"/>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578"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79" w:author="Varun Jain" w:date="2024-12-04T20:35:00Z" w16du:dateUtc="2024-12-04T15:05:00Z">
            <w:rPr>
              <w:rFonts w:ascii="Consolas" w:eastAsia="Times New Roman" w:hAnsi="Consolas" w:cs="Times New Roman"/>
              <w:color w:val="5C5C5C"/>
              <w:sz w:val="21"/>
              <w:szCs w:val="21"/>
            </w:rPr>
          </w:rPrChange>
        </w:rPr>
        <w:t>        lblSplitAmount.Text = amountPerPerson.ToString(</w:t>
      </w:r>
      <w:r w:rsidRPr="009A413D">
        <w:rPr>
          <w:rFonts w:ascii="Consolas" w:eastAsia="Times New Roman" w:hAnsi="Consolas" w:cs="Times New Roman"/>
          <w:color w:val="50A14F"/>
          <w:sz w:val="20"/>
          <w:szCs w:val="20"/>
          <w:rPrChange w:id="580" w:author="Varun Jain" w:date="2024-12-04T20:35:00Z" w16du:dateUtc="2024-12-04T15:05:00Z">
            <w:rPr>
              <w:rFonts w:ascii="Consolas" w:eastAsia="Times New Roman" w:hAnsi="Consolas" w:cs="Times New Roman"/>
              <w:color w:val="50A14F"/>
              <w:sz w:val="21"/>
              <w:szCs w:val="21"/>
            </w:rPr>
          </w:rPrChange>
        </w:rPr>
        <w:t>"F2"</w:t>
      </w:r>
      <w:r w:rsidRPr="009A413D">
        <w:rPr>
          <w:rFonts w:ascii="Consolas" w:eastAsia="Times New Roman" w:hAnsi="Consolas" w:cs="Times New Roman"/>
          <w:color w:val="5C5C5C"/>
          <w:sz w:val="20"/>
          <w:szCs w:val="20"/>
          <w:rPrChange w:id="581" w:author="Varun Jain" w:date="2024-12-04T20:35:00Z" w16du:dateUtc="2024-12-04T15:05:00Z">
            <w:rPr>
              <w:rFonts w:ascii="Consolas" w:eastAsia="Times New Roman" w:hAnsi="Consolas" w:cs="Times New Roman"/>
              <w:color w:val="5C5C5C"/>
              <w:sz w:val="21"/>
              <w:szCs w:val="21"/>
            </w:rPr>
          </w:rPrChange>
        </w:rPr>
        <w:t>);</w:t>
      </w:r>
    </w:p>
    <w:p w14:paraId="5038C519" w14:textId="77777777" w:rsidR="00042D02" w:rsidRPr="009A413D" w:rsidRDefault="00042D02" w:rsidP="00042D02">
      <w:pPr>
        <w:numPr>
          <w:ilvl w:val="0"/>
          <w:numId w:val="33"/>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582"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83" w:author="Varun Jain" w:date="2024-12-04T20:35:00Z" w16du:dateUtc="2024-12-04T15:05:00Z">
            <w:rPr>
              <w:rFonts w:ascii="Consolas" w:eastAsia="Times New Roman" w:hAnsi="Consolas" w:cs="Times New Roman"/>
              <w:color w:val="5C5C5C"/>
              <w:sz w:val="21"/>
              <w:szCs w:val="21"/>
            </w:rPr>
          </w:rPrChange>
        </w:rPr>
        <w:t>    }</w:t>
      </w:r>
    </w:p>
    <w:p w14:paraId="1360C9CB" w14:textId="01B78E99" w:rsidR="00297BC5" w:rsidDel="0010049D" w:rsidRDefault="00297BC5" w:rsidP="00A640E1">
      <w:pPr>
        <w:pStyle w:val="NormalBPBHEB"/>
        <w:rPr>
          <w:del w:id="584" w:author="Anahita" w:date="2024-12-11T15:17:00Z" w16du:dateUtc="2024-12-11T09:47:00Z"/>
        </w:rPr>
      </w:pPr>
    </w:p>
    <w:p w14:paraId="45EE1B37" w14:textId="75D8E409" w:rsidR="000025FA" w:rsidRDefault="004F3DCE">
      <w:pPr>
        <w:pStyle w:val="NormalBPBHEB"/>
        <w:numPr>
          <w:ilvl w:val="0"/>
          <w:numId w:val="52"/>
        </w:numPr>
        <w:rPr>
          <w:ins w:id="585" w:author="Varun Jain" w:date="2024-12-04T20:27:00Z" w16du:dateUtc="2024-12-04T14:57:00Z"/>
        </w:rPr>
        <w:pPrChange w:id="586" w:author="Varun Jain" w:date="2024-12-04T20:29:00Z" w16du:dateUtc="2024-12-04T14:59:00Z">
          <w:pPr>
            <w:pStyle w:val="NormalBPBHEB"/>
          </w:pPr>
        </w:pPrChange>
      </w:pPr>
      <w:del w:id="587" w:author="Varun Jain" w:date="2024-12-04T20:27:00Z" w16du:dateUtc="2024-12-04T14:57:00Z">
        <w:r w:rsidDel="009D7343">
          <w:delText xml:space="preserve">4. </w:delText>
        </w:r>
      </w:del>
      <w:r w:rsidR="000025FA">
        <w:t xml:space="preserve">We can call this function when the page loads. We will </w:t>
      </w:r>
      <w:r w:rsidR="00EF0836">
        <w:t xml:space="preserve">invoke this method in the Page Constructor as shown </w:t>
      </w:r>
      <w:r w:rsidR="00034A08">
        <w:t>in the following code</w:t>
      </w:r>
      <w:r w:rsidR="00EF0836">
        <w:t>:</w:t>
      </w:r>
    </w:p>
    <w:p w14:paraId="5780D38B" w14:textId="2D41024D" w:rsidR="009D7343" w:rsidRPr="009D7343" w:rsidDel="0010049D" w:rsidRDefault="009D7343" w:rsidP="009D7343">
      <w:pPr>
        <w:pStyle w:val="NormalBPBHEB"/>
        <w:rPr>
          <w:del w:id="588" w:author="Anahita" w:date="2024-12-11T15:17:00Z" w16du:dateUtc="2024-12-11T09:47:00Z"/>
        </w:rPr>
      </w:pPr>
    </w:p>
    <w:p w14:paraId="7D0232E3" w14:textId="77777777" w:rsidR="00042D02" w:rsidRPr="009A413D" w:rsidRDefault="00042D02" w:rsidP="00042D02">
      <w:pPr>
        <w:numPr>
          <w:ilvl w:val="0"/>
          <w:numId w:val="34"/>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589"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90"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A626A4"/>
          <w:sz w:val="20"/>
          <w:szCs w:val="20"/>
          <w:rPrChange w:id="591" w:author="Varun Jain" w:date="2024-12-04T20:35:00Z" w16du:dateUtc="2024-12-04T15:05:00Z">
            <w:rPr>
              <w:rFonts w:ascii="Consolas" w:eastAsia="Times New Roman" w:hAnsi="Consolas" w:cs="Times New Roman"/>
              <w:color w:val="A626A4"/>
              <w:sz w:val="21"/>
              <w:szCs w:val="21"/>
            </w:rPr>
          </w:rPrChange>
        </w:rPr>
        <w:t>public</w:t>
      </w:r>
      <w:r w:rsidRPr="009A413D">
        <w:rPr>
          <w:rFonts w:ascii="Consolas" w:eastAsia="Times New Roman" w:hAnsi="Consolas" w:cs="Times New Roman"/>
          <w:color w:val="5C5C5C"/>
          <w:sz w:val="20"/>
          <w:szCs w:val="20"/>
          <w:rPrChange w:id="592"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4078F2"/>
          <w:sz w:val="20"/>
          <w:szCs w:val="20"/>
          <w:rPrChange w:id="593" w:author="Varun Jain" w:date="2024-12-04T20:35:00Z" w16du:dateUtc="2024-12-04T15:05:00Z">
            <w:rPr>
              <w:rFonts w:ascii="Consolas" w:eastAsia="Times New Roman" w:hAnsi="Consolas" w:cs="Times New Roman"/>
              <w:color w:val="4078F2"/>
              <w:sz w:val="21"/>
              <w:szCs w:val="21"/>
            </w:rPr>
          </w:rPrChange>
        </w:rPr>
        <w:t>MainPage</w:t>
      </w:r>
      <w:r w:rsidRPr="009A413D">
        <w:rPr>
          <w:rFonts w:ascii="Consolas" w:eastAsia="Times New Roman" w:hAnsi="Consolas" w:cs="Times New Roman"/>
          <w:color w:val="5C5C5C"/>
          <w:sz w:val="20"/>
          <w:szCs w:val="20"/>
          <w:rPrChange w:id="594" w:author="Varun Jain" w:date="2024-12-04T20:35:00Z" w16du:dateUtc="2024-12-04T15:05:00Z">
            <w:rPr>
              <w:rFonts w:ascii="Consolas" w:eastAsia="Times New Roman" w:hAnsi="Consolas" w:cs="Times New Roman"/>
              <w:color w:val="5C5C5C"/>
              <w:sz w:val="21"/>
              <w:szCs w:val="21"/>
            </w:rPr>
          </w:rPrChange>
        </w:rPr>
        <w:t>()</w:t>
      </w:r>
    </w:p>
    <w:p w14:paraId="58672C1E" w14:textId="77777777" w:rsidR="00042D02" w:rsidRPr="009A413D" w:rsidRDefault="00042D02" w:rsidP="00042D02">
      <w:pPr>
        <w:numPr>
          <w:ilvl w:val="0"/>
          <w:numId w:val="34"/>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595"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96" w:author="Varun Jain" w:date="2024-12-04T20:35:00Z" w16du:dateUtc="2024-12-04T15:05:00Z">
            <w:rPr>
              <w:rFonts w:ascii="Consolas" w:eastAsia="Times New Roman" w:hAnsi="Consolas" w:cs="Times New Roman"/>
              <w:color w:val="5C5C5C"/>
              <w:sz w:val="21"/>
              <w:szCs w:val="21"/>
            </w:rPr>
          </w:rPrChange>
        </w:rPr>
        <w:t> {</w:t>
      </w:r>
    </w:p>
    <w:p w14:paraId="09146C45" w14:textId="77777777" w:rsidR="00042D02" w:rsidRPr="009A413D" w:rsidRDefault="00042D02" w:rsidP="00042D02">
      <w:pPr>
        <w:numPr>
          <w:ilvl w:val="0"/>
          <w:numId w:val="34"/>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597"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598" w:author="Varun Jain" w:date="2024-12-04T20:35:00Z" w16du:dateUtc="2024-12-04T15:05:00Z">
            <w:rPr>
              <w:rFonts w:ascii="Consolas" w:eastAsia="Times New Roman" w:hAnsi="Consolas" w:cs="Times New Roman"/>
              <w:color w:val="5C5C5C"/>
              <w:sz w:val="21"/>
              <w:szCs w:val="21"/>
            </w:rPr>
          </w:rPrChange>
        </w:rPr>
        <w:t>  InitializeComponent();</w:t>
      </w:r>
    </w:p>
    <w:p w14:paraId="6F8A3FB9" w14:textId="77777777" w:rsidR="00042D02" w:rsidRPr="009A413D" w:rsidRDefault="00042D02" w:rsidP="00042D02">
      <w:pPr>
        <w:numPr>
          <w:ilvl w:val="0"/>
          <w:numId w:val="34"/>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599"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00" w:author="Varun Jain" w:date="2024-12-04T20:35:00Z" w16du:dateUtc="2024-12-04T15:05:00Z">
            <w:rPr>
              <w:rFonts w:ascii="Consolas" w:eastAsia="Times New Roman" w:hAnsi="Consolas" w:cs="Times New Roman"/>
              <w:color w:val="5C5C5C"/>
              <w:sz w:val="21"/>
              <w:szCs w:val="21"/>
            </w:rPr>
          </w:rPrChange>
        </w:rPr>
        <w:t>         UpdateDisplay();</w:t>
      </w:r>
    </w:p>
    <w:p w14:paraId="25BB7FF0" w14:textId="77777777" w:rsidR="00042D02" w:rsidRPr="00042D02" w:rsidRDefault="00042D02" w:rsidP="00042D02">
      <w:pPr>
        <w:numPr>
          <w:ilvl w:val="0"/>
          <w:numId w:val="34"/>
        </w:numPr>
        <w:pBdr>
          <w:left w:val="single" w:sz="18" w:space="0" w:color="6CE26C"/>
        </w:pBdr>
        <w:shd w:val="clear" w:color="auto" w:fill="F8F8F8"/>
        <w:spacing w:line="270" w:lineRule="atLeast"/>
        <w:ind w:left="1395"/>
        <w:rPr>
          <w:rFonts w:ascii="Consolas" w:eastAsia="Times New Roman" w:hAnsi="Consolas" w:cs="Times New Roman"/>
          <w:color w:val="5C5C5C"/>
          <w:sz w:val="21"/>
          <w:szCs w:val="21"/>
        </w:rPr>
      </w:pPr>
      <w:r w:rsidRPr="009A413D">
        <w:rPr>
          <w:rFonts w:ascii="Consolas" w:eastAsia="Times New Roman" w:hAnsi="Consolas" w:cs="Times New Roman"/>
          <w:color w:val="5C5C5C"/>
          <w:sz w:val="20"/>
          <w:szCs w:val="20"/>
          <w:rPrChange w:id="601" w:author="Varun Jain" w:date="2024-12-04T20:35:00Z" w16du:dateUtc="2024-12-04T15:05:00Z">
            <w:rPr>
              <w:rFonts w:ascii="Consolas" w:eastAsia="Times New Roman" w:hAnsi="Consolas" w:cs="Times New Roman"/>
              <w:color w:val="5C5C5C"/>
              <w:sz w:val="21"/>
              <w:szCs w:val="21"/>
            </w:rPr>
          </w:rPrChange>
        </w:rPr>
        <w:t> }</w:t>
      </w:r>
    </w:p>
    <w:p w14:paraId="1AE04C2C" w14:textId="2298D25D" w:rsidR="00EF0836" w:rsidDel="0010049D" w:rsidRDefault="00EF0836" w:rsidP="00A640E1">
      <w:pPr>
        <w:pStyle w:val="NormalBPBHEB"/>
        <w:rPr>
          <w:del w:id="602" w:author="Anahita" w:date="2024-12-11T15:18:00Z" w16du:dateUtc="2024-12-11T09:48:00Z"/>
        </w:rPr>
      </w:pPr>
    </w:p>
    <w:p w14:paraId="1BC98C63" w14:textId="6A4660F2" w:rsidR="00C94911" w:rsidRDefault="00C94911" w:rsidP="00E678AE">
      <w:pPr>
        <w:pStyle w:val="NormalBPBHEB"/>
        <w:numPr>
          <w:ilvl w:val="0"/>
          <w:numId w:val="50"/>
        </w:numPr>
      </w:pPr>
      <w:r>
        <w:t xml:space="preserve">Whenever the user enters the bill amount in the </w:t>
      </w:r>
      <w:r w:rsidR="003A67DC" w:rsidRPr="009D7343">
        <w:rPr>
          <w:rFonts w:ascii="Consolas" w:hAnsi="Consolas"/>
          <w:b/>
          <w:sz w:val="20"/>
          <w:szCs w:val="20"/>
          <w:rPrChange w:id="603" w:author="Varun Jain" w:date="2024-12-04T20:27:00Z" w16du:dateUtc="2024-12-04T14:57:00Z">
            <w:rPr/>
          </w:rPrChange>
        </w:rPr>
        <w:t>Entry</w:t>
      </w:r>
      <w:r w:rsidR="003A67DC">
        <w:t xml:space="preserve"> control, </w:t>
      </w:r>
      <w:r w:rsidR="004F3DCE">
        <w:t xml:space="preserve">it is </w:t>
      </w:r>
      <w:r w:rsidR="003A67DC">
        <w:t xml:space="preserve">named as </w:t>
      </w:r>
      <w:r w:rsidR="003A67DC" w:rsidRPr="009D7343">
        <w:rPr>
          <w:rFonts w:ascii="Consolas" w:hAnsi="Consolas"/>
          <w:b/>
          <w:sz w:val="20"/>
          <w:szCs w:val="20"/>
          <w:rPrChange w:id="604" w:author="Varun Jain" w:date="2024-12-04T20:27:00Z" w16du:dateUtc="2024-12-04T14:57:00Z">
            <w:rPr/>
          </w:rPrChange>
        </w:rPr>
        <w:t>tbTotal</w:t>
      </w:r>
      <w:r w:rsidR="003A67DC">
        <w:t xml:space="preserve"> in this app, we want to </w:t>
      </w:r>
      <w:r w:rsidR="00043272">
        <w:t xml:space="preserve">calculate the </w:t>
      </w:r>
      <w:r w:rsidR="004F3DCE">
        <w:t>t</w:t>
      </w:r>
      <w:r w:rsidR="0082375C">
        <w:t xml:space="preserve">ip amount and the </w:t>
      </w:r>
      <w:r w:rsidR="004F3DCE">
        <w:t>s</w:t>
      </w:r>
      <w:r w:rsidR="0082375C">
        <w:t>plit amount.</w:t>
      </w:r>
    </w:p>
    <w:p w14:paraId="7BE2BDC2" w14:textId="58B5CF96" w:rsidR="0082375C" w:rsidRDefault="0082375C" w:rsidP="00E678AE">
      <w:pPr>
        <w:pStyle w:val="NormalBPBHEB"/>
        <w:numPr>
          <w:ilvl w:val="0"/>
          <w:numId w:val="50"/>
        </w:numPr>
      </w:pPr>
      <w:r>
        <w:t>Let</w:t>
      </w:r>
      <w:r w:rsidR="004F3DCE">
        <w:t xml:space="preserve"> u</w:t>
      </w:r>
      <w:r>
        <w:t xml:space="preserve">s implement the code in the </w:t>
      </w:r>
      <w:r w:rsidR="004F3DCE">
        <w:t>c</w:t>
      </w:r>
      <w:r w:rsidR="00B9282B">
        <w:t xml:space="preserve">ompleted event handler of the </w:t>
      </w:r>
      <w:r w:rsidR="004F3DCE">
        <w:t>e</w:t>
      </w:r>
      <w:r w:rsidR="00B9282B">
        <w:t>ntry:</w:t>
      </w:r>
    </w:p>
    <w:p w14:paraId="0ECCC253" w14:textId="5BBB5AA6" w:rsidR="00DD37FE" w:rsidRPr="009D7343" w:rsidDel="0010049D" w:rsidRDefault="00DD37FE">
      <w:pPr>
        <w:pStyle w:val="NormalBPBHEB"/>
        <w:rPr>
          <w:del w:id="605" w:author="Anahita" w:date="2024-12-11T15:18:00Z" w16du:dateUtc="2024-12-11T09:48:00Z"/>
          <w:rPrChange w:id="606" w:author="Varun Jain" w:date="2024-12-04T20:27:00Z" w16du:dateUtc="2024-12-04T14:57:00Z">
            <w:rPr>
              <w:del w:id="607" w:author="Anahita" w:date="2024-12-11T15:18:00Z" w16du:dateUtc="2024-12-11T09:48:00Z"/>
              <w:rFonts w:ascii="Cascadia Mono" w:hAnsi="Cascadia Mono" w:cs="Cascadia Mono"/>
              <w:color w:val="000000"/>
              <w:sz w:val="19"/>
              <w:szCs w:val="19"/>
            </w:rPr>
          </w:rPrChange>
        </w:rPr>
        <w:pPrChange w:id="608" w:author="Varun Jain" w:date="2024-12-04T20:27:00Z" w16du:dateUtc="2024-12-04T14:57:00Z">
          <w:pPr>
            <w:autoSpaceDE w:val="0"/>
            <w:autoSpaceDN w:val="0"/>
            <w:adjustRightInd w:val="0"/>
            <w:spacing w:line="240" w:lineRule="auto"/>
          </w:pPr>
        </w:pPrChange>
      </w:pPr>
    </w:p>
    <w:p w14:paraId="2BF2B007" w14:textId="77777777" w:rsidR="0054594D" w:rsidRPr="00E678AE" w:rsidRDefault="0054594D" w:rsidP="0054594D">
      <w:pPr>
        <w:numPr>
          <w:ilvl w:val="0"/>
          <w:numId w:val="35"/>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private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void</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4078F2"/>
          <w:sz w:val="20"/>
          <w:szCs w:val="20"/>
        </w:rPr>
        <w:t>tbTotal_Completed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A626A4"/>
          <w:sz w:val="20"/>
          <w:szCs w:val="20"/>
        </w:rPr>
        <w:t>object</w:t>
      </w:r>
      <w:r w:rsidRPr="00E678AE">
        <w:rPr>
          <w:rFonts w:ascii="Consolas" w:eastAsia="Times New Roman" w:hAnsi="Consolas" w:cs="Times New Roman"/>
          <w:color w:val="5C5C5C"/>
          <w:sz w:val="20"/>
          <w:szCs w:val="20"/>
        </w:rPr>
        <w:t> sender, EventArgs e)</w:t>
      </w:r>
    </w:p>
    <w:p w14:paraId="1857D4BC" w14:textId="77777777" w:rsidR="0054594D" w:rsidRPr="00E678AE" w:rsidRDefault="0054594D" w:rsidP="0054594D">
      <w:pPr>
        <w:numPr>
          <w:ilvl w:val="0"/>
          <w:numId w:val="35"/>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7C89021D" w14:textId="77777777" w:rsidR="0054594D" w:rsidRPr="00E678AE" w:rsidRDefault="0054594D" w:rsidP="0054594D">
      <w:pPr>
        <w:numPr>
          <w:ilvl w:val="0"/>
          <w:numId w:val="35"/>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billAmount = </w:t>
      </w:r>
      <w:r w:rsidRPr="00E678AE">
        <w:rPr>
          <w:rFonts w:ascii="Consolas" w:eastAsia="Times New Roman" w:hAnsi="Consolas" w:cs="Times New Roman"/>
          <w:color w:val="A626A4"/>
          <w:sz w:val="20"/>
          <w:szCs w:val="20"/>
        </w:rPr>
        <w:t>decimal</w:t>
      </w:r>
      <w:r w:rsidRPr="00E678AE">
        <w:rPr>
          <w:rFonts w:ascii="Consolas" w:eastAsia="Times New Roman" w:hAnsi="Consolas" w:cs="Times New Roman"/>
          <w:color w:val="5C5C5C"/>
          <w:sz w:val="20"/>
          <w:szCs w:val="20"/>
        </w:rPr>
        <w:t>.Parse(tbTotal.Text);</w:t>
      </w:r>
    </w:p>
    <w:p w14:paraId="2F23203A" w14:textId="77777777" w:rsidR="0054594D" w:rsidRPr="00E678AE" w:rsidRDefault="0054594D" w:rsidP="0054594D">
      <w:pPr>
        <w:numPr>
          <w:ilvl w:val="0"/>
          <w:numId w:val="35"/>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Calculate();</w:t>
      </w:r>
    </w:p>
    <w:p w14:paraId="71981720" w14:textId="77777777" w:rsidR="0054594D" w:rsidRPr="00E678AE" w:rsidRDefault="0054594D" w:rsidP="0054594D">
      <w:pPr>
        <w:numPr>
          <w:ilvl w:val="0"/>
          <w:numId w:val="35"/>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tbTotal.Unfocus();</w:t>
      </w:r>
    </w:p>
    <w:p w14:paraId="72BC2075" w14:textId="77777777" w:rsidR="0054594D" w:rsidRPr="00E678AE" w:rsidRDefault="0054594D" w:rsidP="0054594D">
      <w:pPr>
        <w:numPr>
          <w:ilvl w:val="0"/>
          <w:numId w:val="35"/>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slrTip.Focus();</w:t>
      </w:r>
    </w:p>
    <w:p w14:paraId="36360FD5" w14:textId="77777777" w:rsidR="0054594D" w:rsidRPr="00E678AE" w:rsidRDefault="0054594D" w:rsidP="0054594D">
      <w:pPr>
        <w:numPr>
          <w:ilvl w:val="0"/>
          <w:numId w:val="35"/>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530A2470" w14:textId="77777777" w:rsidR="0054594D" w:rsidRPr="00E678AE" w:rsidRDefault="0054594D" w:rsidP="0054594D">
      <w:pPr>
        <w:numPr>
          <w:ilvl w:val="0"/>
          <w:numId w:val="35"/>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p>
    <w:p w14:paraId="4724B028" w14:textId="77777777" w:rsidR="0054594D" w:rsidRPr="00E678AE" w:rsidRDefault="0054594D" w:rsidP="0054594D">
      <w:pPr>
        <w:numPr>
          <w:ilvl w:val="0"/>
          <w:numId w:val="35"/>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private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void</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4078F2"/>
          <w:sz w:val="20"/>
          <w:szCs w:val="20"/>
        </w:rPr>
        <w:t>Calculate</w:t>
      </w:r>
      <w:r w:rsidRPr="00E678AE">
        <w:rPr>
          <w:rFonts w:ascii="Consolas" w:eastAsia="Times New Roman" w:hAnsi="Consolas" w:cs="Times New Roman"/>
          <w:color w:val="5C5C5C"/>
          <w:sz w:val="20"/>
          <w:szCs w:val="20"/>
        </w:rPr>
        <w:t>()</w:t>
      </w:r>
    </w:p>
    <w:p w14:paraId="6586D5B5" w14:textId="77777777" w:rsidR="0054594D" w:rsidRPr="00E678AE" w:rsidRDefault="0054594D" w:rsidP="0054594D">
      <w:pPr>
        <w:numPr>
          <w:ilvl w:val="0"/>
          <w:numId w:val="35"/>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00C15F2B" w14:textId="77777777" w:rsidR="0054594D" w:rsidRPr="00E678AE" w:rsidRDefault="0054594D" w:rsidP="0054594D">
      <w:pPr>
        <w:numPr>
          <w:ilvl w:val="0"/>
          <w:numId w:val="35"/>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tipAmount = billAmount * tip / </w:t>
      </w:r>
      <w:r w:rsidRPr="00E678AE">
        <w:rPr>
          <w:rFonts w:ascii="Consolas" w:eastAsia="Times New Roman" w:hAnsi="Consolas" w:cs="Times New Roman"/>
          <w:color w:val="986801"/>
          <w:sz w:val="20"/>
          <w:szCs w:val="20"/>
        </w:rPr>
        <w:t>100</w:t>
      </w:r>
      <w:r w:rsidRPr="00E678AE">
        <w:rPr>
          <w:rFonts w:ascii="Consolas" w:eastAsia="Times New Roman" w:hAnsi="Consolas" w:cs="Times New Roman"/>
          <w:color w:val="5C5C5C"/>
          <w:sz w:val="20"/>
          <w:szCs w:val="20"/>
        </w:rPr>
        <w:t>;</w:t>
      </w:r>
    </w:p>
    <w:p w14:paraId="156CA301" w14:textId="77777777" w:rsidR="0054594D" w:rsidRPr="00E678AE" w:rsidRDefault="0054594D" w:rsidP="0054594D">
      <w:pPr>
        <w:numPr>
          <w:ilvl w:val="0"/>
          <w:numId w:val="35"/>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amountPerPerson = (billAmount + tipAmount) / split;</w:t>
      </w:r>
    </w:p>
    <w:p w14:paraId="03B6218E" w14:textId="77777777" w:rsidR="0054594D" w:rsidRPr="00E678AE" w:rsidRDefault="0054594D" w:rsidP="0054594D">
      <w:pPr>
        <w:numPr>
          <w:ilvl w:val="0"/>
          <w:numId w:val="35"/>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UpdateDisplay();</w:t>
      </w:r>
    </w:p>
    <w:p w14:paraId="7D31E870" w14:textId="77777777" w:rsidR="0054594D" w:rsidRPr="00E678AE" w:rsidRDefault="0054594D" w:rsidP="0054594D">
      <w:pPr>
        <w:numPr>
          <w:ilvl w:val="0"/>
          <w:numId w:val="35"/>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5C661C30" w14:textId="77777777" w:rsidR="00C56CC6" w:rsidRDefault="00C56CC6" w:rsidP="00A640E1">
      <w:pPr>
        <w:pStyle w:val="NormalBPBHEB"/>
      </w:pPr>
    </w:p>
    <w:p w14:paraId="73AA815A" w14:textId="07CFA7AB" w:rsidR="008B472A" w:rsidRDefault="008B472A" w:rsidP="00E678AE">
      <w:pPr>
        <w:pStyle w:val="NormalBPBHEB"/>
        <w:numPr>
          <w:ilvl w:val="0"/>
          <w:numId w:val="50"/>
        </w:numPr>
        <w:rPr>
          <w:ins w:id="609" w:author="Varun Jain" w:date="2024-12-04T20:25:00Z" w16du:dateUtc="2024-12-04T14:55:00Z"/>
        </w:rPr>
      </w:pPr>
      <w:r>
        <w:t xml:space="preserve">Notice that </w:t>
      </w:r>
      <w:r w:rsidR="00C23A1B">
        <w:t xml:space="preserve">the code also includes statements to disable focus on the </w:t>
      </w:r>
      <w:r w:rsidR="00C23A1B" w:rsidRPr="009D7343">
        <w:rPr>
          <w:rFonts w:ascii="Consolas" w:hAnsi="Consolas"/>
          <w:b/>
          <w:sz w:val="20"/>
          <w:szCs w:val="20"/>
          <w:rPrChange w:id="610" w:author="Varun Jain" w:date="2024-12-04T20:27:00Z" w16du:dateUtc="2024-12-04T14:57:00Z">
            <w:rPr/>
          </w:rPrChange>
        </w:rPr>
        <w:t>Entry</w:t>
      </w:r>
      <w:r w:rsidR="00C23A1B">
        <w:t xml:space="preserve"> and </w:t>
      </w:r>
      <w:r w:rsidR="004F3DCE">
        <w:t>f</w:t>
      </w:r>
      <w:r w:rsidR="00EF1570">
        <w:t xml:space="preserve">ocus on the </w:t>
      </w:r>
      <w:ins w:id="611" w:author="Varun Jain" w:date="2024-12-04T20:27:00Z" w16du:dateUtc="2024-12-04T14:57:00Z">
        <w:r w:rsidR="009D7343" w:rsidRPr="009D7343">
          <w:rPr>
            <w:rFonts w:ascii="Consolas" w:hAnsi="Consolas"/>
            <w:b/>
            <w:sz w:val="20"/>
            <w:szCs w:val="20"/>
            <w:rPrChange w:id="612" w:author="Varun Jain" w:date="2024-12-04T20:27:00Z" w16du:dateUtc="2024-12-04T14:57:00Z">
              <w:rPr/>
            </w:rPrChange>
          </w:rPr>
          <w:t>S</w:t>
        </w:r>
      </w:ins>
      <w:del w:id="613" w:author="Varun Jain" w:date="2024-12-04T20:27:00Z" w16du:dateUtc="2024-12-04T14:57:00Z">
        <w:r w:rsidR="004F3DCE" w:rsidRPr="009D7343" w:rsidDel="009D7343">
          <w:rPr>
            <w:rFonts w:ascii="Consolas" w:hAnsi="Consolas"/>
            <w:b/>
            <w:sz w:val="20"/>
            <w:szCs w:val="20"/>
            <w:rPrChange w:id="614" w:author="Varun Jain" w:date="2024-12-04T20:27:00Z" w16du:dateUtc="2024-12-04T14:57:00Z">
              <w:rPr/>
            </w:rPrChange>
          </w:rPr>
          <w:delText>s</w:delText>
        </w:r>
      </w:del>
      <w:r w:rsidR="00EF1570" w:rsidRPr="009D7343">
        <w:rPr>
          <w:rFonts w:ascii="Consolas" w:hAnsi="Consolas"/>
          <w:b/>
          <w:sz w:val="20"/>
          <w:szCs w:val="20"/>
          <w:rPrChange w:id="615" w:author="Varun Jain" w:date="2024-12-04T20:27:00Z" w16du:dateUtc="2024-12-04T14:57:00Z">
            <w:rPr/>
          </w:rPrChange>
        </w:rPr>
        <w:t>lider</w:t>
      </w:r>
      <w:r w:rsidR="00EF1570">
        <w:t xml:space="preserve"> to adjust the </w:t>
      </w:r>
      <w:r w:rsidR="004F3DCE">
        <w:t>t</w:t>
      </w:r>
      <w:r w:rsidR="00EF1570">
        <w:t>ip %.</w:t>
      </w:r>
      <w:r w:rsidR="0031738C">
        <w:t xml:space="preserve"> Whenever the slider</w:t>
      </w:r>
      <w:r w:rsidR="00E31172">
        <w:t xml:space="preserve"> value is changed, we want the values to be updated</w:t>
      </w:r>
      <w:ins w:id="616" w:author="Anahita" w:date="2024-12-11T15:18:00Z" w16du:dateUtc="2024-12-11T09:48:00Z">
        <w:r w:rsidR="00B9296C">
          <w:t>,</w:t>
        </w:r>
      </w:ins>
      <w:r w:rsidR="00E31172">
        <w:t xml:space="preserve"> which is achieved with the </w:t>
      </w:r>
      <w:r w:rsidR="004F3DCE">
        <w:t xml:space="preserve">following </w:t>
      </w:r>
      <w:r w:rsidR="00E31172">
        <w:t>code:</w:t>
      </w:r>
    </w:p>
    <w:p w14:paraId="7812D88D" w14:textId="4B05CD26" w:rsidR="009D7343" w:rsidRPr="009D7343" w:rsidDel="00B9296C" w:rsidRDefault="009D7343">
      <w:pPr>
        <w:pStyle w:val="NormalBPBHEB"/>
        <w:rPr>
          <w:del w:id="617" w:author="Anahita" w:date="2024-12-11T15:18:00Z" w16du:dateUtc="2024-12-11T09:48:00Z"/>
        </w:rPr>
        <w:pPrChange w:id="618" w:author="Varun Jain" w:date="2024-12-04T20:25:00Z" w16du:dateUtc="2024-12-04T14:55:00Z">
          <w:pPr>
            <w:pStyle w:val="NormalBPBHEB"/>
            <w:numPr>
              <w:numId w:val="50"/>
            </w:numPr>
            <w:ind w:left="720" w:hanging="360"/>
          </w:pPr>
        </w:pPrChange>
      </w:pPr>
    </w:p>
    <w:p w14:paraId="029A6F55" w14:textId="77777777" w:rsidR="00E73CDF" w:rsidRPr="00E678AE" w:rsidRDefault="00E73CDF" w:rsidP="00E73CDF">
      <w:pPr>
        <w:numPr>
          <w:ilvl w:val="0"/>
          <w:numId w:val="3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private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void</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4078F2"/>
          <w:sz w:val="20"/>
          <w:szCs w:val="20"/>
        </w:rPr>
        <w:t>slrTip_ValueChanged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A626A4"/>
          <w:sz w:val="20"/>
          <w:szCs w:val="20"/>
        </w:rPr>
        <w:t>object</w:t>
      </w:r>
      <w:r w:rsidRPr="00E678AE">
        <w:rPr>
          <w:rFonts w:ascii="Consolas" w:eastAsia="Times New Roman" w:hAnsi="Consolas" w:cs="Times New Roman"/>
          <w:color w:val="5C5C5C"/>
          <w:sz w:val="20"/>
          <w:szCs w:val="20"/>
        </w:rPr>
        <w:t> sender, ValueChangedEventArgs e)</w:t>
      </w:r>
    </w:p>
    <w:p w14:paraId="79ADC500" w14:textId="77777777" w:rsidR="00E73CDF" w:rsidRPr="00E678AE" w:rsidRDefault="00E73CDF" w:rsidP="00E73CDF">
      <w:pPr>
        <w:numPr>
          <w:ilvl w:val="0"/>
          <w:numId w:val="36"/>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1A6B88E4" w14:textId="77777777" w:rsidR="00E73CDF" w:rsidRPr="00E678AE" w:rsidRDefault="00E73CDF" w:rsidP="00E73CDF">
      <w:pPr>
        <w:numPr>
          <w:ilvl w:val="0"/>
          <w:numId w:val="3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tip = (</w:t>
      </w:r>
      <w:r w:rsidRPr="00E678AE">
        <w:rPr>
          <w:rFonts w:ascii="Consolas" w:eastAsia="Times New Roman" w:hAnsi="Consolas" w:cs="Times New Roman"/>
          <w:color w:val="A626A4"/>
          <w:sz w:val="20"/>
          <w:szCs w:val="20"/>
        </w:rPr>
        <w:t>int</w:t>
      </w:r>
      <w:r w:rsidRPr="00E678AE">
        <w:rPr>
          <w:rFonts w:ascii="Consolas" w:eastAsia="Times New Roman" w:hAnsi="Consolas" w:cs="Times New Roman"/>
          <w:color w:val="5C5C5C"/>
          <w:sz w:val="20"/>
          <w:szCs w:val="20"/>
        </w:rPr>
        <w:t>)slrTip.Value;</w:t>
      </w:r>
    </w:p>
    <w:p w14:paraId="2A6F4EFF" w14:textId="77777777" w:rsidR="00E73CDF" w:rsidRPr="00E678AE" w:rsidRDefault="00E73CDF" w:rsidP="00E73CDF">
      <w:pPr>
        <w:numPr>
          <w:ilvl w:val="0"/>
          <w:numId w:val="36"/>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Calculate();</w:t>
      </w:r>
    </w:p>
    <w:p w14:paraId="0B366102" w14:textId="77777777" w:rsidR="00E73CDF" w:rsidRPr="00E678AE" w:rsidRDefault="00E73CDF" w:rsidP="00E73CDF">
      <w:pPr>
        <w:numPr>
          <w:ilvl w:val="0"/>
          <w:numId w:val="36"/>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248B8467" w14:textId="2AB1800F" w:rsidR="00E31172" w:rsidDel="00B9296C" w:rsidRDefault="00E31172" w:rsidP="00A640E1">
      <w:pPr>
        <w:pStyle w:val="NormalBPBHEB"/>
        <w:rPr>
          <w:del w:id="619" w:author="Anahita" w:date="2024-12-11T15:18:00Z" w16du:dateUtc="2024-12-11T09:48:00Z"/>
        </w:rPr>
      </w:pPr>
    </w:p>
    <w:p w14:paraId="115936F2" w14:textId="0B7FBCDF" w:rsidR="00085BE6" w:rsidRDefault="00085BE6" w:rsidP="00E678AE">
      <w:pPr>
        <w:pStyle w:val="NormalBPBHEB"/>
        <w:numPr>
          <w:ilvl w:val="0"/>
          <w:numId w:val="50"/>
        </w:numPr>
        <w:rPr>
          <w:ins w:id="620" w:author="Varun Jain" w:date="2024-12-04T20:24:00Z" w16du:dateUtc="2024-12-04T14:54:00Z"/>
        </w:rPr>
      </w:pPr>
      <w:r>
        <w:t>To adjust the number of people who would be sharing the bill, we have two buttons</w:t>
      </w:r>
      <w:r w:rsidR="008F1F88">
        <w:t>. The event handlers of these buttons can be used to calculate the updated values</w:t>
      </w:r>
      <w:r w:rsidR="000C1B84">
        <w:t>.</w:t>
      </w:r>
      <w:r w:rsidR="00323EA1">
        <w:t xml:space="preserve"> Refer to the following code:</w:t>
      </w:r>
    </w:p>
    <w:p w14:paraId="3998C392" w14:textId="783D7037" w:rsidR="009D7343" w:rsidRPr="009D7343" w:rsidDel="00B9296C" w:rsidRDefault="009D7343">
      <w:pPr>
        <w:pStyle w:val="NormalBPBHEB"/>
        <w:rPr>
          <w:del w:id="621" w:author="Anahita" w:date="2024-12-11T15:18:00Z" w16du:dateUtc="2024-12-11T09:48:00Z"/>
        </w:rPr>
        <w:pPrChange w:id="622" w:author="Varun Jain" w:date="2024-12-04T20:24:00Z" w16du:dateUtc="2024-12-04T14:54:00Z">
          <w:pPr>
            <w:pStyle w:val="NormalBPBHEB"/>
            <w:numPr>
              <w:numId w:val="50"/>
            </w:numPr>
            <w:ind w:left="720" w:hanging="360"/>
          </w:pPr>
        </w:pPrChange>
      </w:pPr>
    </w:p>
    <w:p w14:paraId="229EB536" w14:textId="77777777" w:rsidR="00E73CDF" w:rsidRPr="00E678AE" w:rsidRDefault="00E73CDF" w:rsidP="00E73CDF">
      <w:pPr>
        <w:numPr>
          <w:ilvl w:val="0"/>
          <w:numId w:val="37"/>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private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void</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4078F2"/>
          <w:sz w:val="20"/>
          <w:szCs w:val="20"/>
        </w:rPr>
        <w:t>btnMinus_Clicked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A626A4"/>
          <w:sz w:val="20"/>
          <w:szCs w:val="20"/>
        </w:rPr>
        <w:t>object</w:t>
      </w:r>
      <w:r w:rsidRPr="00E678AE">
        <w:rPr>
          <w:rFonts w:ascii="Consolas" w:eastAsia="Times New Roman" w:hAnsi="Consolas" w:cs="Times New Roman"/>
          <w:color w:val="5C5C5C"/>
          <w:sz w:val="20"/>
          <w:szCs w:val="20"/>
        </w:rPr>
        <w:t> sender, EventArgs e)</w:t>
      </w:r>
    </w:p>
    <w:p w14:paraId="3D9A8ECA" w14:textId="77777777" w:rsidR="00E73CDF" w:rsidRPr="00E678AE" w:rsidRDefault="00E73CDF" w:rsidP="00E73CDF">
      <w:pPr>
        <w:numPr>
          <w:ilvl w:val="0"/>
          <w:numId w:val="37"/>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6D64C1BB" w14:textId="77777777" w:rsidR="00E73CDF" w:rsidRPr="00E678AE" w:rsidRDefault="00E73CDF" w:rsidP="00E73CDF">
      <w:pPr>
        <w:numPr>
          <w:ilvl w:val="0"/>
          <w:numId w:val="37"/>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if</w:t>
      </w:r>
      <w:r w:rsidRPr="00E678AE">
        <w:rPr>
          <w:rFonts w:ascii="Consolas" w:eastAsia="Times New Roman" w:hAnsi="Consolas" w:cs="Times New Roman"/>
          <w:color w:val="5C5C5C"/>
          <w:sz w:val="20"/>
          <w:szCs w:val="20"/>
        </w:rPr>
        <w:t> (split &gt; </w:t>
      </w:r>
      <w:r w:rsidRPr="00E678AE">
        <w:rPr>
          <w:rFonts w:ascii="Consolas" w:eastAsia="Times New Roman" w:hAnsi="Consolas" w:cs="Times New Roman"/>
          <w:color w:val="986801"/>
          <w:sz w:val="20"/>
          <w:szCs w:val="20"/>
        </w:rPr>
        <w:t>1</w:t>
      </w:r>
      <w:r w:rsidRPr="00E678AE">
        <w:rPr>
          <w:rFonts w:ascii="Consolas" w:eastAsia="Times New Roman" w:hAnsi="Consolas" w:cs="Times New Roman"/>
          <w:color w:val="5C5C5C"/>
          <w:sz w:val="20"/>
          <w:szCs w:val="20"/>
        </w:rPr>
        <w:t>)</w:t>
      </w:r>
    </w:p>
    <w:p w14:paraId="4D6927C8" w14:textId="77777777" w:rsidR="00E73CDF" w:rsidRPr="00E678AE" w:rsidRDefault="00E73CDF" w:rsidP="00E73CDF">
      <w:pPr>
        <w:numPr>
          <w:ilvl w:val="0"/>
          <w:numId w:val="37"/>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split--;</w:t>
      </w:r>
    </w:p>
    <w:p w14:paraId="5627FF71" w14:textId="77777777" w:rsidR="00E73CDF" w:rsidRPr="00E678AE" w:rsidRDefault="00E73CDF" w:rsidP="00E73CDF">
      <w:pPr>
        <w:numPr>
          <w:ilvl w:val="0"/>
          <w:numId w:val="37"/>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Calculate();</w:t>
      </w:r>
    </w:p>
    <w:p w14:paraId="577F7F72" w14:textId="77777777" w:rsidR="00E73CDF" w:rsidRPr="00E678AE" w:rsidRDefault="00E73CDF" w:rsidP="00E73CDF">
      <w:pPr>
        <w:numPr>
          <w:ilvl w:val="0"/>
          <w:numId w:val="37"/>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p>
    <w:p w14:paraId="514919BF" w14:textId="77777777" w:rsidR="00E73CDF" w:rsidRPr="00E678AE" w:rsidRDefault="00E73CDF" w:rsidP="00E73CDF">
      <w:pPr>
        <w:numPr>
          <w:ilvl w:val="0"/>
          <w:numId w:val="37"/>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7C6D8C59" w14:textId="77777777" w:rsidR="00E73CDF" w:rsidRPr="00E678AE" w:rsidRDefault="00E73CDF" w:rsidP="00E73CDF">
      <w:pPr>
        <w:numPr>
          <w:ilvl w:val="0"/>
          <w:numId w:val="37"/>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p>
    <w:p w14:paraId="11AE3BFA" w14:textId="77777777" w:rsidR="00E73CDF" w:rsidRPr="00E678AE" w:rsidRDefault="00E73CDF" w:rsidP="00E73CDF">
      <w:pPr>
        <w:numPr>
          <w:ilvl w:val="0"/>
          <w:numId w:val="37"/>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private</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A626A4"/>
          <w:sz w:val="20"/>
          <w:szCs w:val="20"/>
        </w:rPr>
        <w:t>void</w:t>
      </w:r>
      <w:r w:rsidRPr="00E678AE">
        <w:rPr>
          <w:rFonts w:ascii="Consolas" w:eastAsia="Times New Roman" w:hAnsi="Consolas" w:cs="Times New Roman"/>
          <w:color w:val="5C5C5C"/>
          <w:sz w:val="20"/>
          <w:szCs w:val="20"/>
        </w:rPr>
        <w:t> </w:t>
      </w:r>
      <w:r w:rsidRPr="00E678AE">
        <w:rPr>
          <w:rFonts w:ascii="Consolas" w:eastAsia="Times New Roman" w:hAnsi="Consolas" w:cs="Times New Roman"/>
          <w:color w:val="4078F2"/>
          <w:sz w:val="20"/>
          <w:szCs w:val="20"/>
        </w:rPr>
        <w:t>btnPlus_Clicked</w:t>
      </w:r>
      <w:r w:rsidRPr="00E678AE">
        <w:rPr>
          <w:rFonts w:ascii="Consolas" w:eastAsia="Times New Roman" w:hAnsi="Consolas" w:cs="Times New Roman"/>
          <w:color w:val="5C5C5C"/>
          <w:sz w:val="20"/>
          <w:szCs w:val="20"/>
        </w:rPr>
        <w:t>(</w:t>
      </w:r>
      <w:r w:rsidRPr="00E678AE">
        <w:rPr>
          <w:rFonts w:ascii="Consolas" w:eastAsia="Times New Roman" w:hAnsi="Consolas" w:cs="Times New Roman"/>
          <w:color w:val="A626A4"/>
          <w:sz w:val="20"/>
          <w:szCs w:val="20"/>
        </w:rPr>
        <w:t>object</w:t>
      </w:r>
      <w:r w:rsidRPr="00E678AE">
        <w:rPr>
          <w:rFonts w:ascii="Consolas" w:eastAsia="Times New Roman" w:hAnsi="Consolas" w:cs="Times New Roman"/>
          <w:color w:val="5C5C5C"/>
          <w:sz w:val="20"/>
          <w:szCs w:val="20"/>
        </w:rPr>
        <w:t> sender, EventArgs e)</w:t>
      </w:r>
    </w:p>
    <w:p w14:paraId="643FB338" w14:textId="77777777" w:rsidR="00E73CDF" w:rsidRPr="00E678AE" w:rsidRDefault="00E73CDF" w:rsidP="00E73CDF">
      <w:pPr>
        <w:numPr>
          <w:ilvl w:val="0"/>
          <w:numId w:val="37"/>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7ACB5D88" w14:textId="77777777" w:rsidR="00E73CDF" w:rsidRPr="00E678AE" w:rsidRDefault="00E73CDF" w:rsidP="00E73CDF">
      <w:pPr>
        <w:numPr>
          <w:ilvl w:val="0"/>
          <w:numId w:val="37"/>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split++;</w:t>
      </w:r>
    </w:p>
    <w:p w14:paraId="66D023B7" w14:textId="77777777" w:rsidR="00E73CDF" w:rsidRPr="00E678AE" w:rsidRDefault="00E73CDF" w:rsidP="00E73CDF">
      <w:pPr>
        <w:numPr>
          <w:ilvl w:val="0"/>
          <w:numId w:val="37"/>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Calculate();</w:t>
      </w:r>
    </w:p>
    <w:p w14:paraId="59F70051" w14:textId="77777777" w:rsidR="00E73CDF" w:rsidRPr="00E678AE" w:rsidRDefault="00E73CDF" w:rsidP="00E73CDF">
      <w:pPr>
        <w:numPr>
          <w:ilvl w:val="0"/>
          <w:numId w:val="37"/>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
      </w:pPr>
      <w:r w:rsidRPr="00E678AE">
        <w:rPr>
          <w:rFonts w:ascii="Consolas" w:eastAsia="Times New Roman" w:hAnsi="Consolas" w:cs="Times New Roman"/>
          <w:color w:val="5C5C5C"/>
          <w:sz w:val="20"/>
          <w:szCs w:val="20"/>
        </w:rPr>
        <w:t>    }</w:t>
      </w:r>
    </w:p>
    <w:p w14:paraId="6013D45B" w14:textId="73E5428D" w:rsidR="000E6C56" w:rsidRPr="009D7343" w:rsidDel="00B9296C" w:rsidRDefault="000E6C56">
      <w:pPr>
        <w:pStyle w:val="NormalBPBHEB"/>
        <w:rPr>
          <w:del w:id="623" w:author="Anahita" w:date="2024-12-11T15:18:00Z" w16du:dateUtc="2024-12-11T09:48:00Z"/>
          <w:rPrChange w:id="624" w:author="Varun Jain" w:date="2024-12-04T20:24:00Z" w16du:dateUtc="2024-12-04T14:54:00Z">
            <w:rPr>
              <w:del w:id="625" w:author="Anahita" w:date="2024-12-11T15:18:00Z" w16du:dateUtc="2024-12-11T09:48:00Z"/>
              <w:rFonts w:ascii="Cascadia Mono" w:hAnsi="Cascadia Mono" w:cs="Cascadia Mono"/>
              <w:color w:val="000000"/>
              <w:sz w:val="19"/>
              <w:szCs w:val="19"/>
            </w:rPr>
          </w:rPrChange>
        </w:rPr>
        <w:pPrChange w:id="626" w:author="Varun Jain" w:date="2024-12-04T20:24:00Z" w16du:dateUtc="2024-12-04T14:54:00Z">
          <w:pPr>
            <w:autoSpaceDE w:val="0"/>
            <w:autoSpaceDN w:val="0"/>
            <w:adjustRightInd w:val="0"/>
            <w:spacing w:line="240" w:lineRule="auto"/>
          </w:pPr>
        </w:pPrChange>
      </w:pPr>
    </w:p>
    <w:p w14:paraId="0281DC30" w14:textId="6C9DA294" w:rsidR="000C1B84" w:rsidRDefault="00033739" w:rsidP="00E678AE">
      <w:pPr>
        <w:pStyle w:val="NormalBPBHEB"/>
        <w:numPr>
          <w:ilvl w:val="0"/>
          <w:numId w:val="50"/>
        </w:numPr>
      </w:pPr>
      <w:r>
        <w:t xml:space="preserve">Run the app after making the above changes and </w:t>
      </w:r>
      <w:r w:rsidR="002E4F8B">
        <w:t>test all the functionalities.</w:t>
      </w:r>
      <w:del w:id="627" w:author="Varun Jain" w:date="2024-12-04T20:24:00Z" w16du:dateUtc="2024-12-04T14:54:00Z">
        <w:r w:rsidR="002E4F8B" w:rsidDel="009D7343">
          <w:delText xml:space="preserve"> </w:delText>
        </w:r>
      </w:del>
    </w:p>
    <w:p w14:paraId="70391AF8" w14:textId="09992591" w:rsidR="002E4F8B" w:rsidRDefault="002E4F8B" w:rsidP="00E678AE">
      <w:pPr>
        <w:pStyle w:val="NormalBPBHEB"/>
        <w:numPr>
          <w:ilvl w:val="0"/>
          <w:numId w:val="50"/>
        </w:numPr>
        <w:rPr>
          <w:ins w:id="628" w:author="Varun Jain" w:date="2024-12-04T20:12:00Z" w16du:dateUtc="2024-12-04T14:42:00Z"/>
        </w:rPr>
      </w:pPr>
      <w:r>
        <w:t xml:space="preserve">Now that our app is complete, we have one more change to do. Notice that the header in the UI has been displaying the default text </w:t>
      </w:r>
      <w:r w:rsidRPr="009D7343">
        <w:rPr>
          <w:rFonts w:ascii="Consolas" w:hAnsi="Consolas"/>
          <w:b/>
          <w:sz w:val="20"/>
          <w:szCs w:val="20"/>
          <w:rPrChange w:id="629" w:author="Varun Jain" w:date="2024-12-04T20:24:00Z" w16du:dateUtc="2024-12-04T14:54:00Z">
            <w:rPr/>
          </w:rPrChange>
        </w:rPr>
        <w:t>Home</w:t>
      </w:r>
      <w:r>
        <w:t xml:space="preserve">. Edit the </w:t>
      </w:r>
      <w:r w:rsidRPr="009D7343">
        <w:rPr>
          <w:rFonts w:ascii="Consolas" w:hAnsi="Consolas"/>
          <w:b/>
          <w:sz w:val="20"/>
          <w:szCs w:val="20"/>
          <w:rPrChange w:id="630" w:author="Varun Jain" w:date="2024-12-04T20:23:00Z" w16du:dateUtc="2024-12-04T14:53:00Z">
            <w:rPr/>
          </w:rPrChange>
        </w:rPr>
        <w:t>AppShell.xaml</w:t>
      </w:r>
      <w:r>
        <w:t xml:space="preserve"> file and replace the </w:t>
      </w:r>
      <w:r w:rsidRPr="009D7343">
        <w:rPr>
          <w:rFonts w:ascii="Consolas" w:hAnsi="Consolas"/>
          <w:b/>
          <w:sz w:val="20"/>
          <w:szCs w:val="20"/>
          <w:rPrChange w:id="631" w:author="Varun Jain" w:date="2024-12-04T20:24:00Z" w16du:dateUtc="2024-12-04T14:54:00Z">
            <w:rPr/>
          </w:rPrChange>
        </w:rPr>
        <w:t>Title</w:t>
      </w:r>
      <w:r>
        <w:t xml:space="preserve"> attribute of the </w:t>
      </w:r>
      <w:r w:rsidRPr="009D7343">
        <w:rPr>
          <w:rFonts w:ascii="Consolas" w:hAnsi="Consolas"/>
          <w:b/>
          <w:sz w:val="20"/>
          <w:szCs w:val="20"/>
          <w:rPrChange w:id="632" w:author="Varun Jain" w:date="2024-12-04T20:24:00Z" w16du:dateUtc="2024-12-04T14:54:00Z">
            <w:rPr/>
          </w:rPrChange>
        </w:rPr>
        <w:t>ShellContent</w:t>
      </w:r>
      <w:r>
        <w:t xml:space="preserve"> class with the string </w:t>
      </w:r>
      <w:del w:id="633" w:author="Varun Jain" w:date="2024-12-04T19:58:00Z" w16du:dateUtc="2024-12-04T14:28:00Z">
        <w:r w:rsidRPr="009D7343" w:rsidDel="003F3B2D">
          <w:rPr>
            <w:rFonts w:ascii="Consolas" w:hAnsi="Consolas"/>
            <w:b/>
            <w:sz w:val="20"/>
            <w:szCs w:val="20"/>
            <w:rPrChange w:id="634" w:author="Varun Jain" w:date="2024-12-04T20:24:00Z" w16du:dateUtc="2024-12-04T14:54:00Z">
              <w:rPr>
                <w:i/>
                <w:iCs/>
              </w:rPr>
            </w:rPrChange>
          </w:rPr>
          <w:delText>Tip Calculator</w:delText>
        </w:r>
      </w:del>
      <w:ins w:id="635" w:author="Varun Jain" w:date="2024-12-04T19:58:00Z" w16du:dateUtc="2024-12-04T14:28:00Z">
        <w:r w:rsidR="003F3B2D" w:rsidRPr="009D7343">
          <w:rPr>
            <w:rFonts w:ascii="Consolas" w:hAnsi="Consolas"/>
            <w:b/>
            <w:sz w:val="20"/>
            <w:szCs w:val="20"/>
            <w:rPrChange w:id="636" w:author="Varun Jain" w:date="2024-12-04T20:24:00Z" w16du:dateUtc="2024-12-04T14:54:00Z">
              <w:rPr>
                <w:i/>
                <w:iCs/>
              </w:rPr>
            </w:rPrChange>
          </w:rPr>
          <w:t>Tip Calculator</w:t>
        </w:r>
      </w:ins>
      <w:r>
        <w:t xml:space="preserve"> </w:t>
      </w:r>
      <w:r w:rsidR="00FC3C9E">
        <w:t>or your preferred app name</w:t>
      </w:r>
      <w:ins w:id="637" w:author="Anahita" w:date="2024-12-11T15:18:00Z" w16du:dateUtc="2024-12-11T09:48:00Z">
        <w:r w:rsidR="00B9296C">
          <w:t>. Refer to the following code</w:t>
        </w:r>
      </w:ins>
      <w:r w:rsidR="00327FA9">
        <w:t>:</w:t>
      </w:r>
    </w:p>
    <w:p w14:paraId="2442BA21" w14:textId="10B2BBDC" w:rsidR="00802C9A" w:rsidRPr="009D7343" w:rsidDel="00B9296C" w:rsidRDefault="00802C9A">
      <w:pPr>
        <w:pStyle w:val="NormalBPBHEB"/>
        <w:rPr>
          <w:del w:id="638" w:author="Anahita" w:date="2024-12-11T15:18:00Z" w16du:dateUtc="2024-12-11T09:48:00Z"/>
        </w:rPr>
        <w:pPrChange w:id="639" w:author="Varun Jain" w:date="2024-12-04T20:24:00Z" w16du:dateUtc="2024-12-04T14:54:00Z">
          <w:pPr>
            <w:pStyle w:val="NormalBPBHEB"/>
            <w:numPr>
              <w:numId w:val="50"/>
            </w:numPr>
            <w:ind w:left="720" w:hanging="360"/>
          </w:pPr>
        </w:pPrChange>
      </w:pPr>
    </w:p>
    <w:p w14:paraId="67EB544D" w14:textId="77777777" w:rsidR="00C41AFD" w:rsidRPr="009A413D" w:rsidRDefault="00C41AFD" w:rsidP="00C41AFD">
      <w:pPr>
        <w:numPr>
          <w:ilvl w:val="0"/>
          <w:numId w:val="3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640"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4078F2"/>
          <w:sz w:val="20"/>
          <w:szCs w:val="20"/>
          <w:rPrChange w:id="641" w:author="Varun Jain" w:date="2024-12-04T20:35:00Z" w16du:dateUtc="2024-12-04T15:05:00Z">
            <w:rPr>
              <w:rFonts w:ascii="Consolas" w:eastAsia="Times New Roman" w:hAnsi="Consolas" w:cs="Times New Roman"/>
              <w:color w:val="4078F2"/>
              <w:sz w:val="21"/>
              <w:szCs w:val="21"/>
            </w:rPr>
          </w:rPrChange>
        </w:rPr>
        <w:t>&lt;?xml version="1.0" encoding="UTF-8" ?&gt;</w:t>
      </w:r>
    </w:p>
    <w:p w14:paraId="4A0E0B07" w14:textId="77777777" w:rsidR="00C41AFD" w:rsidRPr="009A413D" w:rsidRDefault="00C41AFD" w:rsidP="00C41AFD">
      <w:pPr>
        <w:numPr>
          <w:ilvl w:val="0"/>
          <w:numId w:val="3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642"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43" w:author="Varun Jain" w:date="2024-12-04T20:35:00Z" w16du:dateUtc="2024-12-04T15:05:00Z">
            <w:rPr>
              <w:rFonts w:ascii="Consolas" w:eastAsia="Times New Roman" w:hAnsi="Consolas" w:cs="Times New Roman"/>
              <w:color w:val="5C5C5C"/>
              <w:sz w:val="21"/>
              <w:szCs w:val="21"/>
            </w:rPr>
          </w:rPrChange>
        </w:rPr>
        <w:t>&lt;</w:t>
      </w:r>
      <w:r w:rsidRPr="009A413D">
        <w:rPr>
          <w:rFonts w:ascii="Consolas" w:eastAsia="Times New Roman" w:hAnsi="Consolas" w:cs="Times New Roman"/>
          <w:color w:val="E45649"/>
          <w:sz w:val="20"/>
          <w:szCs w:val="20"/>
          <w:rPrChange w:id="644" w:author="Varun Jain" w:date="2024-12-04T20:35:00Z" w16du:dateUtc="2024-12-04T15:05:00Z">
            <w:rPr>
              <w:rFonts w:ascii="Consolas" w:eastAsia="Times New Roman" w:hAnsi="Consolas" w:cs="Times New Roman"/>
              <w:color w:val="E45649"/>
              <w:sz w:val="21"/>
              <w:szCs w:val="21"/>
            </w:rPr>
          </w:rPrChange>
        </w:rPr>
        <w:t>Shell</w:t>
      </w:r>
    </w:p>
    <w:p w14:paraId="17C9EB74" w14:textId="77777777" w:rsidR="00C41AFD" w:rsidRPr="009A413D" w:rsidRDefault="00C41AFD" w:rsidP="00C41AFD">
      <w:pPr>
        <w:numPr>
          <w:ilvl w:val="0"/>
          <w:numId w:val="3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645"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46"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647" w:author="Varun Jain" w:date="2024-12-04T20:35:00Z" w16du:dateUtc="2024-12-04T15:05:00Z">
            <w:rPr>
              <w:rFonts w:ascii="Consolas" w:eastAsia="Times New Roman" w:hAnsi="Consolas" w:cs="Times New Roman"/>
              <w:color w:val="986801"/>
              <w:sz w:val="21"/>
              <w:szCs w:val="21"/>
            </w:rPr>
          </w:rPrChange>
        </w:rPr>
        <w:t>x:Class</w:t>
      </w:r>
      <w:r w:rsidRPr="009A413D">
        <w:rPr>
          <w:rFonts w:ascii="Consolas" w:eastAsia="Times New Roman" w:hAnsi="Consolas" w:cs="Times New Roman"/>
          <w:color w:val="5C5C5C"/>
          <w:sz w:val="20"/>
          <w:szCs w:val="20"/>
          <w:rPrChange w:id="648" w:author="Varun Jain" w:date="2024-12-04T20:35:00Z" w16du:dateUtc="2024-12-04T15:05: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649" w:author="Varun Jain" w:date="2024-12-04T20:35:00Z" w16du:dateUtc="2024-12-04T15:05:00Z">
            <w:rPr>
              <w:rFonts w:ascii="Consolas" w:eastAsia="Times New Roman" w:hAnsi="Consolas" w:cs="Times New Roman"/>
              <w:color w:val="50A14F"/>
              <w:sz w:val="21"/>
              <w:szCs w:val="21"/>
            </w:rPr>
          </w:rPrChange>
        </w:rPr>
        <w:t>"TipCalculator.AppShell"</w:t>
      </w:r>
    </w:p>
    <w:p w14:paraId="385A87CC" w14:textId="77777777" w:rsidR="00C41AFD" w:rsidRPr="009A413D" w:rsidRDefault="00C41AFD" w:rsidP="00C41AFD">
      <w:pPr>
        <w:numPr>
          <w:ilvl w:val="0"/>
          <w:numId w:val="3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650"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51"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652" w:author="Varun Jain" w:date="2024-12-04T20:35:00Z" w16du:dateUtc="2024-12-04T15:05:00Z">
            <w:rPr>
              <w:rFonts w:ascii="Consolas" w:eastAsia="Times New Roman" w:hAnsi="Consolas" w:cs="Times New Roman"/>
              <w:color w:val="986801"/>
              <w:sz w:val="21"/>
              <w:szCs w:val="21"/>
            </w:rPr>
          </w:rPrChange>
        </w:rPr>
        <w:t>xmlns</w:t>
      </w:r>
      <w:r w:rsidRPr="009A413D">
        <w:rPr>
          <w:rFonts w:ascii="Consolas" w:eastAsia="Times New Roman" w:hAnsi="Consolas" w:cs="Times New Roman"/>
          <w:color w:val="5C5C5C"/>
          <w:sz w:val="20"/>
          <w:szCs w:val="20"/>
          <w:rPrChange w:id="653" w:author="Varun Jain" w:date="2024-12-04T20:35:00Z" w16du:dateUtc="2024-12-04T15:05: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654" w:author="Varun Jain" w:date="2024-12-04T20:35:00Z" w16du:dateUtc="2024-12-04T15:05:00Z">
            <w:rPr>
              <w:rFonts w:ascii="Consolas" w:eastAsia="Times New Roman" w:hAnsi="Consolas" w:cs="Times New Roman"/>
              <w:color w:val="50A14F"/>
              <w:sz w:val="21"/>
              <w:szCs w:val="21"/>
            </w:rPr>
          </w:rPrChange>
        </w:rPr>
        <w:t>"http://schemas.microsoft.com/dotnet/2021/maui"</w:t>
      </w:r>
    </w:p>
    <w:p w14:paraId="041881F8" w14:textId="77777777" w:rsidR="00C41AFD" w:rsidRPr="009A413D" w:rsidRDefault="00C41AFD" w:rsidP="00C41AFD">
      <w:pPr>
        <w:numPr>
          <w:ilvl w:val="0"/>
          <w:numId w:val="3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655"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56"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657" w:author="Varun Jain" w:date="2024-12-04T20:35:00Z" w16du:dateUtc="2024-12-04T15:05:00Z">
            <w:rPr>
              <w:rFonts w:ascii="Consolas" w:eastAsia="Times New Roman" w:hAnsi="Consolas" w:cs="Times New Roman"/>
              <w:color w:val="986801"/>
              <w:sz w:val="21"/>
              <w:szCs w:val="21"/>
            </w:rPr>
          </w:rPrChange>
        </w:rPr>
        <w:t>xmlns:x</w:t>
      </w:r>
      <w:r w:rsidRPr="009A413D">
        <w:rPr>
          <w:rFonts w:ascii="Consolas" w:eastAsia="Times New Roman" w:hAnsi="Consolas" w:cs="Times New Roman"/>
          <w:color w:val="5C5C5C"/>
          <w:sz w:val="20"/>
          <w:szCs w:val="20"/>
          <w:rPrChange w:id="658" w:author="Varun Jain" w:date="2024-12-04T20:35:00Z" w16du:dateUtc="2024-12-04T15:05: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659" w:author="Varun Jain" w:date="2024-12-04T20:35:00Z" w16du:dateUtc="2024-12-04T15:05:00Z">
            <w:rPr>
              <w:rFonts w:ascii="Consolas" w:eastAsia="Times New Roman" w:hAnsi="Consolas" w:cs="Times New Roman"/>
              <w:color w:val="50A14F"/>
              <w:sz w:val="21"/>
              <w:szCs w:val="21"/>
            </w:rPr>
          </w:rPrChange>
        </w:rPr>
        <w:t>"http://schemas.microsoft.com/winfx/2009/xaml"</w:t>
      </w:r>
    </w:p>
    <w:p w14:paraId="3B3EA6F0" w14:textId="77777777" w:rsidR="00C41AFD" w:rsidRPr="009A413D" w:rsidRDefault="00C41AFD" w:rsidP="00C41AFD">
      <w:pPr>
        <w:numPr>
          <w:ilvl w:val="0"/>
          <w:numId w:val="3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660"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61"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662" w:author="Varun Jain" w:date="2024-12-04T20:35:00Z" w16du:dateUtc="2024-12-04T15:05:00Z">
            <w:rPr>
              <w:rFonts w:ascii="Consolas" w:eastAsia="Times New Roman" w:hAnsi="Consolas" w:cs="Times New Roman"/>
              <w:color w:val="986801"/>
              <w:sz w:val="21"/>
              <w:szCs w:val="21"/>
            </w:rPr>
          </w:rPrChange>
        </w:rPr>
        <w:t>xmlns:local</w:t>
      </w:r>
      <w:r w:rsidRPr="009A413D">
        <w:rPr>
          <w:rFonts w:ascii="Consolas" w:eastAsia="Times New Roman" w:hAnsi="Consolas" w:cs="Times New Roman"/>
          <w:color w:val="5C5C5C"/>
          <w:sz w:val="20"/>
          <w:szCs w:val="20"/>
          <w:rPrChange w:id="663" w:author="Varun Jain" w:date="2024-12-04T20:35:00Z" w16du:dateUtc="2024-12-04T15:05: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664" w:author="Varun Jain" w:date="2024-12-04T20:35:00Z" w16du:dateUtc="2024-12-04T15:05:00Z">
            <w:rPr>
              <w:rFonts w:ascii="Consolas" w:eastAsia="Times New Roman" w:hAnsi="Consolas" w:cs="Times New Roman"/>
              <w:color w:val="50A14F"/>
              <w:sz w:val="21"/>
              <w:szCs w:val="21"/>
            </w:rPr>
          </w:rPrChange>
        </w:rPr>
        <w:t>"clr-namespace:TipCalculator"</w:t>
      </w:r>
    </w:p>
    <w:p w14:paraId="6D972698" w14:textId="77777777" w:rsidR="00C41AFD" w:rsidRPr="009A413D" w:rsidRDefault="00C41AFD" w:rsidP="00C41AFD">
      <w:pPr>
        <w:numPr>
          <w:ilvl w:val="0"/>
          <w:numId w:val="3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665"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66"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667" w:author="Varun Jain" w:date="2024-12-04T20:35:00Z" w16du:dateUtc="2024-12-04T15:05:00Z">
            <w:rPr>
              <w:rFonts w:ascii="Consolas" w:eastAsia="Times New Roman" w:hAnsi="Consolas" w:cs="Times New Roman"/>
              <w:color w:val="986801"/>
              <w:sz w:val="21"/>
              <w:szCs w:val="21"/>
            </w:rPr>
          </w:rPrChange>
        </w:rPr>
        <w:t>Shell.FlyoutBehavior</w:t>
      </w:r>
      <w:r w:rsidRPr="009A413D">
        <w:rPr>
          <w:rFonts w:ascii="Consolas" w:eastAsia="Times New Roman" w:hAnsi="Consolas" w:cs="Times New Roman"/>
          <w:color w:val="5C5C5C"/>
          <w:sz w:val="20"/>
          <w:szCs w:val="20"/>
          <w:rPrChange w:id="668" w:author="Varun Jain" w:date="2024-12-04T20:35:00Z" w16du:dateUtc="2024-12-04T15:05: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669" w:author="Varun Jain" w:date="2024-12-04T20:35:00Z" w16du:dateUtc="2024-12-04T15:05:00Z">
            <w:rPr>
              <w:rFonts w:ascii="Consolas" w:eastAsia="Times New Roman" w:hAnsi="Consolas" w:cs="Times New Roman"/>
              <w:color w:val="50A14F"/>
              <w:sz w:val="21"/>
              <w:szCs w:val="21"/>
            </w:rPr>
          </w:rPrChange>
        </w:rPr>
        <w:t>"Disabled"</w:t>
      </w:r>
      <w:r w:rsidRPr="009A413D">
        <w:rPr>
          <w:rFonts w:ascii="Consolas" w:eastAsia="Times New Roman" w:hAnsi="Consolas" w:cs="Times New Roman"/>
          <w:color w:val="5C5C5C"/>
          <w:sz w:val="20"/>
          <w:szCs w:val="20"/>
          <w:rPrChange w:id="670" w:author="Varun Jain" w:date="2024-12-04T20:35:00Z" w16du:dateUtc="2024-12-04T15:05:00Z">
            <w:rPr>
              <w:rFonts w:ascii="Consolas" w:eastAsia="Times New Roman" w:hAnsi="Consolas" w:cs="Times New Roman"/>
              <w:color w:val="5C5C5C"/>
              <w:sz w:val="21"/>
              <w:szCs w:val="21"/>
            </w:rPr>
          </w:rPrChange>
        </w:rPr>
        <w:t>&gt;</w:t>
      </w:r>
    </w:p>
    <w:p w14:paraId="5AB07427" w14:textId="77777777" w:rsidR="00C41AFD" w:rsidRPr="009A413D" w:rsidRDefault="00C41AFD" w:rsidP="00C41AFD">
      <w:pPr>
        <w:numPr>
          <w:ilvl w:val="0"/>
          <w:numId w:val="3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671" w:author="Varun Jain" w:date="2024-12-04T20:35:00Z" w16du:dateUtc="2024-12-04T15:05:00Z">
            <w:rPr>
              <w:rFonts w:ascii="Consolas" w:eastAsia="Times New Roman" w:hAnsi="Consolas" w:cs="Times New Roman"/>
              <w:color w:val="5C5C5C"/>
              <w:sz w:val="21"/>
              <w:szCs w:val="21"/>
            </w:rPr>
          </w:rPrChange>
        </w:rPr>
      </w:pPr>
    </w:p>
    <w:p w14:paraId="3E64DB67" w14:textId="77777777" w:rsidR="00C41AFD" w:rsidRPr="009A413D" w:rsidRDefault="00C41AFD" w:rsidP="00C41AFD">
      <w:pPr>
        <w:numPr>
          <w:ilvl w:val="0"/>
          <w:numId w:val="3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672"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73" w:author="Varun Jain" w:date="2024-12-04T20:35:00Z" w16du:dateUtc="2024-12-04T15:05:00Z">
            <w:rPr>
              <w:rFonts w:ascii="Consolas" w:eastAsia="Times New Roman" w:hAnsi="Consolas" w:cs="Times New Roman"/>
              <w:color w:val="5C5C5C"/>
              <w:sz w:val="21"/>
              <w:szCs w:val="21"/>
            </w:rPr>
          </w:rPrChange>
        </w:rPr>
        <w:t>    &lt;</w:t>
      </w:r>
      <w:r w:rsidRPr="009A413D">
        <w:rPr>
          <w:rFonts w:ascii="Consolas" w:eastAsia="Times New Roman" w:hAnsi="Consolas" w:cs="Times New Roman"/>
          <w:color w:val="E45649"/>
          <w:sz w:val="20"/>
          <w:szCs w:val="20"/>
          <w:rPrChange w:id="674" w:author="Varun Jain" w:date="2024-12-04T20:35:00Z" w16du:dateUtc="2024-12-04T15:05:00Z">
            <w:rPr>
              <w:rFonts w:ascii="Consolas" w:eastAsia="Times New Roman" w:hAnsi="Consolas" w:cs="Times New Roman"/>
              <w:color w:val="E45649"/>
              <w:sz w:val="21"/>
              <w:szCs w:val="21"/>
            </w:rPr>
          </w:rPrChange>
        </w:rPr>
        <w:t>ShellContent</w:t>
      </w:r>
    </w:p>
    <w:p w14:paraId="3E41D316" w14:textId="50FD12AA" w:rsidR="00C41AFD" w:rsidRPr="009A413D" w:rsidRDefault="00C41AFD" w:rsidP="00C41AFD">
      <w:pPr>
        <w:numPr>
          <w:ilvl w:val="0"/>
          <w:numId w:val="3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675"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76"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677" w:author="Varun Jain" w:date="2024-12-04T20:35:00Z" w16du:dateUtc="2024-12-04T15:05:00Z">
            <w:rPr>
              <w:rFonts w:ascii="Consolas" w:eastAsia="Times New Roman" w:hAnsi="Consolas" w:cs="Times New Roman"/>
              <w:color w:val="986801"/>
              <w:sz w:val="21"/>
              <w:szCs w:val="21"/>
            </w:rPr>
          </w:rPrChange>
        </w:rPr>
        <w:t>Title</w:t>
      </w:r>
      <w:r w:rsidRPr="009A413D">
        <w:rPr>
          <w:rFonts w:ascii="Consolas" w:eastAsia="Times New Roman" w:hAnsi="Consolas" w:cs="Times New Roman"/>
          <w:color w:val="5C5C5C"/>
          <w:sz w:val="20"/>
          <w:szCs w:val="20"/>
          <w:rPrChange w:id="678" w:author="Varun Jain" w:date="2024-12-04T20:35:00Z" w16du:dateUtc="2024-12-04T15:05: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679" w:author="Varun Jain" w:date="2024-12-04T20:35:00Z" w16du:dateUtc="2024-12-04T15:05:00Z">
            <w:rPr>
              <w:rFonts w:ascii="Consolas" w:eastAsia="Times New Roman" w:hAnsi="Consolas" w:cs="Times New Roman"/>
              <w:color w:val="50A14F"/>
              <w:sz w:val="21"/>
              <w:szCs w:val="21"/>
            </w:rPr>
          </w:rPrChange>
        </w:rPr>
        <w:t>"</w:t>
      </w:r>
      <w:del w:id="680" w:author="Varun Jain" w:date="2024-12-04T19:58:00Z" w16du:dateUtc="2024-12-04T14:28:00Z">
        <w:r w:rsidRPr="009A413D" w:rsidDel="003F3B2D">
          <w:rPr>
            <w:rFonts w:ascii="Consolas" w:eastAsia="Times New Roman" w:hAnsi="Consolas" w:cs="Times New Roman"/>
            <w:color w:val="50A14F"/>
            <w:sz w:val="20"/>
            <w:szCs w:val="20"/>
            <w:rPrChange w:id="681" w:author="Varun Jain" w:date="2024-12-04T20:35:00Z" w16du:dateUtc="2024-12-04T15:05:00Z">
              <w:rPr>
                <w:rFonts w:ascii="Consolas" w:eastAsia="Times New Roman" w:hAnsi="Consolas" w:cs="Times New Roman"/>
                <w:color w:val="50A14F"/>
                <w:sz w:val="21"/>
                <w:szCs w:val="21"/>
              </w:rPr>
            </w:rPrChange>
          </w:rPr>
          <w:delText>Tip Calculator</w:delText>
        </w:r>
      </w:del>
      <w:ins w:id="682" w:author="Varun Jain" w:date="2024-12-04T19:58:00Z" w16du:dateUtc="2024-12-04T14:28:00Z">
        <w:r w:rsidR="003F3B2D" w:rsidRPr="009A413D">
          <w:rPr>
            <w:rFonts w:ascii="Consolas" w:eastAsia="Times New Roman" w:hAnsi="Consolas" w:cs="Times New Roman"/>
            <w:color w:val="50A14F"/>
            <w:sz w:val="20"/>
            <w:szCs w:val="20"/>
            <w:rPrChange w:id="683" w:author="Varun Jain" w:date="2024-12-04T20:35:00Z" w16du:dateUtc="2024-12-04T15:05:00Z">
              <w:rPr>
                <w:rFonts w:ascii="Consolas" w:eastAsia="Times New Roman" w:hAnsi="Consolas" w:cs="Times New Roman"/>
                <w:color w:val="50A14F"/>
                <w:sz w:val="21"/>
                <w:szCs w:val="21"/>
              </w:rPr>
            </w:rPrChange>
          </w:rPr>
          <w:t>Tip Calculator</w:t>
        </w:r>
      </w:ins>
      <w:r w:rsidRPr="009A413D">
        <w:rPr>
          <w:rFonts w:ascii="Consolas" w:eastAsia="Times New Roman" w:hAnsi="Consolas" w:cs="Times New Roman"/>
          <w:color w:val="50A14F"/>
          <w:sz w:val="20"/>
          <w:szCs w:val="20"/>
          <w:rPrChange w:id="684" w:author="Varun Jain" w:date="2024-12-04T20:35:00Z" w16du:dateUtc="2024-12-04T15:05:00Z">
            <w:rPr>
              <w:rFonts w:ascii="Consolas" w:eastAsia="Times New Roman" w:hAnsi="Consolas" w:cs="Times New Roman"/>
              <w:color w:val="50A14F"/>
              <w:sz w:val="21"/>
              <w:szCs w:val="21"/>
            </w:rPr>
          </w:rPrChange>
        </w:rPr>
        <w:t>"</w:t>
      </w:r>
    </w:p>
    <w:p w14:paraId="7E4BD692" w14:textId="77777777" w:rsidR="00C41AFD" w:rsidRPr="009A413D" w:rsidRDefault="00C41AFD" w:rsidP="00C41AFD">
      <w:pPr>
        <w:numPr>
          <w:ilvl w:val="0"/>
          <w:numId w:val="3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685"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86"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687" w:author="Varun Jain" w:date="2024-12-04T20:35:00Z" w16du:dateUtc="2024-12-04T15:05:00Z">
            <w:rPr>
              <w:rFonts w:ascii="Consolas" w:eastAsia="Times New Roman" w:hAnsi="Consolas" w:cs="Times New Roman"/>
              <w:color w:val="986801"/>
              <w:sz w:val="21"/>
              <w:szCs w:val="21"/>
            </w:rPr>
          </w:rPrChange>
        </w:rPr>
        <w:t>ContentTemplate</w:t>
      </w:r>
      <w:r w:rsidRPr="009A413D">
        <w:rPr>
          <w:rFonts w:ascii="Consolas" w:eastAsia="Times New Roman" w:hAnsi="Consolas" w:cs="Times New Roman"/>
          <w:color w:val="5C5C5C"/>
          <w:sz w:val="20"/>
          <w:szCs w:val="20"/>
          <w:rPrChange w:id="688" w:author="Varun Jain" w:date="2024-12-04T20:35:00Z" w16du:dateUtc="2024-12-04T15:05: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689" w:author="Varun Jain" w:date="2024-12-04T20:35:00Z" w16du:dateUtc="2024-12-04T15:05:00Z">
            <w:rPr>
              <w:rFonts w:ascii="Consolas" w:eastAsia="Times New Roman" w:hAnsi="Consolas" w:cs="Times New Roman"/>
              <w:color w:val="50A14F"/>
              <w:sz w:val="21"/>
              <w:szCs w:val="21"/>
            </w:rPr>
          </w:rPrChange>
        </w:rPr>
        <w:t>"{DataTemplate local:MainPage}"</w:t>
      </w:r>
    </w:p>
    <w:p w14:paraId="3E73883D" w14:textId="77777777" w:rsidR="00C41AFD" w:rsidRPr="009A413D" w:rsidRDefault="00C41AFD" w:rsidP="00C41AFD">
      <w:pPr>
        <w:numPr>
          <w:ilvl w:val="0"/>
          <w:numId w:val="3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690"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91" w:author="Varun Jain" w:date="2024-12-04T20:35:00Z" w16du:dateUtc="2024-12-04T15:05:00Z">
            <w:rPr>
              <w:rFonts w:ascii="Consolas" w:eastAsia="Times New Roman" w:hAnsi="Consolas" w:cs="Times New Roman"/>
              <w:color w:val="5C5C5C"/>
              <w:sz w:val="21"/>
              <w:szCs w:val="21"/>
            </w:rPr>
          </w:rPrChange>
        </w:rPr>
        <w:t>        </w:t>
      </w:r>
      <w:r w:rsidRPr="009A413D">
        <w:rPr>
          <w:rFonts w:ascii="Consolas" w:eastAsia="Times New Roman" w:hAnsi="Consolas" w:cs="Times New Roman"/>
          <w:color w:val="986801"/>
          <w:sz w:val="20"/>
          <w:szCs w:val="20"/>
          <w:rPrChange w:id="692" w:author="Varun Jain" w:date="2024-12-04T20:35:00Z" w16du:dateUtc="2024-12-04T15:05:00Z">
            <w:rPr>
              <w:rFonts w:ascii="Consolas" w:eastAsia="Times New Roman" w:hAnsi="Consolas" w:cs="Times New Roman"/>
              <w:color w:val="986801"/>
              <w:sz w:val="21"/>
              <w:szCs w:val="21"/>
            </w:rPr>
          </w:rPrChange>
        </w:rPr>
        <w:t>Route</w:t>
      </w:r>
      <w:r w:rsidRPr="009A413D">
        <w:rPr>
          <w:rFonts w:ascii="Consolas" w:eastAsia="Times New Roman" w:hAnsi="Consolas" w:cs="Times New Roman"/>
          <w:color w:val="5C5C5C"/>
          <w:sz w:val="20"/>
          <w:szCs w:val="20"/>
          <w:rPrChange w:id="693" w:author="Varun Jain" w:date="2024-12-04T20:35:00Z" w16du:dateUtc="2024-12-04T15:05:00Z">
            <w:rPr>
              <w:rFonts w:ascii="Consolas" w:eastAsia="Times New Roman" w:hAnsi="Consolas" w:cs="Times New Roman"/>
              <w:color w:val="5C5C5C"/>
              <w:sz w:val="21"/>
              <w:szCs w:val="21"/>
            </w:rPr>
          </w:rPrChange>
        </w:rPr>
        <w:t>=</w:t>
      </w:r>
      <w:r w:rsidRPr="009A413D">
        <w:rPr>
          <w:rFonts w:ascii="Consolas" w:eastAsia="Times New Roman" w:hAnsi="Consolas" w:cs="Times New Roman"/>
          <w:color w:val="50A14F"/>
          <w:sz w:val="20"/>
          <w:szCs w:val="20"/>
          <w:rPrChange w:id="694" w:author="Varun Jain" w:date="2024-12-04T20:35:00Z" w16du:dateUtc="2024-12-04T15:05:00Z">
            <w:rPr>
              <w:rFonts w:ascii="Consolas" w:eastAsia="Times New Roman" w:hAnsi="Consolas" w:cs="Times New Roman"/>
              <w:color w:val="50A14F"/>
              <w:sz w:val="21"/>
              <w:szCs w:val="21"/>
            </w:rPr>
          </w:rPrChange>
        </w:rPr>
        <w:t>"MainPage"</w:t>
      </w:r>
      <w:r w:rsidRPr="009A413D">
        <w:rPr>
          <w:rFonts w:ascii="Consolas" w:eastAsia="Times New Roman" w:hAnsi="Consolas" w:cs="Times New Roman"/>
          <w:color w:val="5C5C5C"/>
          <w:sz w:val="20"/>
          <w:szCs w:val="20"/>
          <w:rPrChange w:id="695" w:author="Varun Jain" w:date="2024-12-04T20:35:00Z" w16du:dateUtc="2024-12-04T15:05:00Z">
            <w:rPr>
              <w:rFonts w:ascii="Consolas" w:eastAsia="Times New Roman" w:hAnsi="Consolas" w:cs="Times New Roman"/>
              <w:color w:val="5C5C5C"/>
              <w:sz w:val="21"/>
              <w:szCs w:val="21"/>
            </w:rPr>
          </w:rPrChange>
        </w:rPr>
        <w:t> /&gt;</w:t>
      </w:r>
    </w:p>
    <w:p w14:paraId="713E66E5" w14:textId="77777777" w:rsidR="00C41AFD" w:rsidRPr="009A413D" w:rsidRDefault="00C41AFD" w:rsidP="00C41AFD">
      <w:pPr>
        <w:numPr>
          <w:ilvl w:val="0"/>
          <w:numId w:val="39"/>
        </w:numPr>
        <w:pBdr>
          <w:left w:val="single" w:sz="18" w:space="0" w:color="6CE26C"/>
        </w:pBdr>
        <w:shd w:val="clear" w:color="auto" w:fill="F8F8F8"/>
        <w:spacing w:line="270" w:lineRule="atLeast"/>
        <w:ind w:left="1395"/>
        <w:rPr>
          <w:rFonts w:ascii="Consolas" w:eastAsia="Times New Roman" w:hAnsi="Consolas" w:cs="Times New Roman"/>
          <w:color w:val="5C5C5C"/>
          <w:sz w:val="20"/>
          <w:szCs w:val="20"/>
          <w:rPrChange w:id="696" w:author="Varun Jain" w:date="2024-12-04T20:35:00Z" w16du:dateUtc="2024-12-04T15:05:00Z">
            <w:rPr>
              <w:rFonts w:ascii="Consolas" w:eastAsia="Times New Roman" w:hAnsi="Consolas" w:cs="Times New Roman"/>
              <w:color w:val="5C5C5C"/>
              <w:sz w:val="21"/>
              <w:szCs w:val="21"/>
            </w:rPr>
          </w:rPrChange>
        </w:rPr>
      </w:pPr>
    </w:p>
    <w:p w14:paraId="01FE5E20" w14:textId="77777777" w:rsidR="00C41AFD" w:rsidRPr="009A413D" w:rsidRDefault="00C41AFD" w:rsidP="00C41AFD">
      <w:pPr>
        <w:numPr>
          <w:ilvl w:val="0"/>
          <w:numId w:val="39"/>
        </w:numPr>
        <w:pBdr>
          <w:left w:val="single" w:sz="18" w:space="0" w:color="6CE26C"/>
        </w:pBdr>
        <w:shd w:val="clear" w:color="auto" w:fill="FFFFFF"/>
        <w:spacing w:line="270" w:lineRule="atLeast"/>
        <w:ind w:left="1395"/>
        <w:rPr>
          <w:rFonts w:ascii="Consolas" w:eastAsia="Times New Roman" w:hAnsi="Consolas" w:cs="Times New Roman"/>
          <w:color w:val="5C5C5C"/>
          <w:sz w:val="20"/>
          <w:szCs w:val="20"/>
          <w:rPrChange w:id="697" w:author="Varun Jain" w:date="2024-12-04T20:35:00Z" w16du:dateUtc="2024-12-04T15:05:00Z">
            <w:rPr>
              <w:rFonts w:ascii="Consolas" w:eastAsia="Times New Roman" w:hAnsi="Consolas" w:cs="Times New Roman"/>
              <w:color w:val="5C5C5C"/>
              <w:sz w:val="21"/>
              <w:szCs w:val="21"/>
            </w:rPr>
          </w:rPrChange>
        </w:rPr>
      </w:pPr>
      <w:r w:rsidRPr="009A413D">
        <w:rPr>
          <w:rFonts w:ascii="Consolas" w:eastAsia="Times New Roman" w:hAnsi="Consolas" w:cs="Times New Roman"/>
          <w:color w:val="5C5C5C"/>
          <w:sz w:val="20"/>
          <w:szCs w:val="20"/>
          <w:rPrChange w:id="698" w:author="Varun Jain" w:date="2024-12-04T20:35:00Z" w16du:dateUtc="2024-12-04T15:05:00Z">
            <w:rPr>
              <w:rFonts w:ascii="Consolas" w:eastAsia="Times New Roman" w:hAnsi="Consolas" w:cs="Times New Roman"/>
              <w:color w:val="5C5C5C"/>
              <w:sz w:val="21"/>
              <w:szCs w:val="21"/>
            </w:rPr>
          </w:rPrChange>
        </w:rPr>
        <w:t>&lt;/</w:t>
      </w:r>
      <w:r w:rsidRPr="009A413D">
        <w:rPr>
          <w:rFonts w:ascii="Consolas" w:eastAsia="Times New Roman" w:hAnsi="Consolas" w:cs="Times New Roman"/>
          <w:color w:val="E45649"/>
          <w:sz w:val="20"/>
          <w:szCs w:val="20"/>
          <w:rPrChange w:id="699" w:author="Varun Jain" w:date="2024-12-04T20:35:00Z" w16du:dateUtc="2024-12-04T15:05:00Z">
            <w:rPr>
              <w:rFonts w:ascii="Consolas" w:eastAsia="Times New Roman" w:hAnsi="Consolas" w:cs="Times New Roman"/>
              <w:color w:val="E45649"/>
              <w:sz w:val="21"/>
              <w:szCs w:val="21"/>
            </w:rPr>
          </w:rPrChange>
        </w:rPr>
        <w:t>Shell</w:t>
      </w:r>
      <w:r w:rsidRPr="009A413D">
        <w:rPr>
          <w:rFonts w:ascii="Consolas" w:eastAsia="Times New Roman" w:hAnsi="Consolas" w:cs="Times New Roman"/>
          <w:color w:val="5C5C5C"/>
          <w:sz w:val="20"/>
          <w:szCs w:val="20"/>
          <w:rPrChange w:id="700" w:author="Varun Jain" w:date="2024-12-04T20:35:00Z" w16du:dateUtc="2024-12-04T15:05:00Z">
            <w:rPr>
              <w:rFonts w:ascii="Consolas" w:eastAsia="Times New Roman" w:hAnsi="Consolas" w:cs="Times New Roman"/>
              <w:color w:val="5C5C5C"/>
              <w:sz w:val="21"/>
              <w:szCs w:val="21"/>
            </w:rPr>
          </w:rPrChange>
        </w:rPr>
        <w:t>&gt;</w:t>
      </w:r>
    </w:p>
    <w:p w14:paraId="0A9F2C19" w14:textId="24559819" w:rsidR="004C5B82" w:rsidRPr="00802C9A" w:rsidRDefault="004C5B82" w:rsidP="00802C9A">
      <w:pPr>
        <w:pStyle w:val="NormalBPBHEB"/>
      </w:pPr>
    </w:p>
    <w:p w14:paraId="0311EF01" w14:textId="2B7BB2C0" w:rsidR="004C5B82" w:rsidRDefault="004C5B82" w:rsidP="00E678AE">
      <w:pPr>
        <w:pStyle w:val="NormalBPBHEB"/>
        <w:numPr>
          <w:ilvl w:val="0"/>
          <w:numId w:val="50"/>
        </w:numPr>
        <w:rPr>
          <w:ins w:id="701" w:author="Varun Jain" w:date="2024-12-04T20:12:00Z" w16du:dateUtc="2024-12-04T14:42:00Z"/>
        </w:rPr>
      </w:pPr>
      <w:r>
        <w:lastRenderedPageBreak/>
        <w:t>Run the app after making the above change</w:t>
      </w:r>
      <w:ins w:id="702" w:author="Anahita" w:date="2024-12-11T15:20:00Z" w16du:dateUtc="2024-12-11T09:50:00Z">
        <w:r w:rsidR="00B9296C">
          <w:t>,</w:t>
        </w:r>
      </w:ins>
      <w:r>
        <w:t xml:space="preserve"> and you should be able to see the final app view</w:t>
      </w:r>
      <w:ins w:id="703" w:author="Anahita" w:date="2024-12-11T15:19:00Z" w16du:dateUtc="2024-12-11T09:49:00Z">
        <w:r w:rsidR="00B9296C">
          <w:t>,</w:t>
        </w:r>
      </w:ins>
      <w:r>
        <w:t xml:space="preserve"> as shown </w:t>
      </w:r>
      <w:r w:rsidR="00327FA9">
        <w:t>in the following figure</w:t>
      </w:r>
      <w:r>
        <w:t>:</w:t>
      </w:r>
    </w:p>
    <w:p w14:paraId="536FC70B" w14:textId="77777777" w:rsidR="00802C9A" w:rsidRPr="00802C9A" w:rsidRDefault="00802C9A">
      <w:pPr>
        <w:pStyle w:val="NormalBPBHEB"/>
        <w:pPrChange w:id="704" w:author="Varun Jain" w:date="2024-12-04T20:12:00Z" w16du:dateUtc="2024-12-04T14:42:00Z">
          <w:pPr>
            <w:pStyle w:val="NormalBPBHEB"/>
            <w:numPr>
              <w:numId w:val="50"/>
            </w:numPr>
            <w:ind w:left="720" w:hanging="360"/>
          </w:pPr>
        </w:pPrChange>
      </w:pPr>
    </w:p>
    <w:p w14:paraId="656162E3" w14:textId="07ADE911" w:rsidR="00C60036" w:rsidRDefault="00C60036">
      <w:pPr>
        <w:pStyle w:val="FigureBPBHEB"/>
        <w:rPr>
          <w:noProof/>
        </w:rPr>
        <w:pPrChange w:id="705" w:author="Varun Jain" w:date="2024-12-04T20:12:00Z" w16du:dateUtc="2024-12-04T14:42:00Z">
          <w:pPr>
            <w:pStyle w:val="NormalBPBHEB"/>
            <w:keepNext/>
            <w:jc w:val="center"/>
          </w:pPr>
        </w:pPrChange>
      </w:pPr>
      <w:r w:rsidRPr="00C60036">
        <w:rPr>
          <w:noProof/>
        </w:rPr>
        <w:drawing>
          <wp:inline distT="0" distB="0" distL="0" distR="0" wp14:anchorId="35D2F2BD" wp14:editId="6A8BFAEF">
            <wp:extent cx="2586147" cy="5877018"/>
            <wp:effectExtent l="0" t="0" r="5080" b="3175"/>
            <wp:docPr id="17" name="Picture 16">
              <a:extLst xmlns:a="http://schemas.openxmlformats.org/drawingml/2006/main">
                <a:ext uri="{FF2B5EF4-FFF2-40B4-BE49-F238E27FC236}">
                  <a16:creationId xmlns:a16="http://schemas.microsoft.com/office/drawing/2014/main" id="{A0ADC80D-F3FC-E7AD-ABDF-A24CDFBDE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0ADC80D-F3FC-E7AD-ABDF-A24CDFBDECAA}"/>
                        </a:ext>
                      </a:extLst>
                    </pic:cNvPr>
                    <pic:cNvPicPr>
                      <a:picLocks noChangeAspect="1"/>
                    </pic:cNvPicPr>
                  </pic:nvPicPr>
                  <pic:blipFill>
                    <a:blip r:embed="rId21"/>
                    <a:stretch>
                      <a:fillRect/>
                    </a:stretch>
                  </pic:blipFill>
                  <pic:spPr>
                    <a:xfrm>
                      <a:off x="0" y="0"/>
                      <a:ext cx="2591483" cy="5889144"/>
                    </a:xfrm>
                    <a:prstGeom prst="rect">
                      <a:avLst/>
                    </a:prstGeom>
                  </pic:spPr>
                </pic:pic>
              </a:graphicData>
            </a:graphic>
          </wp:inline>
        </w:drawing>
      </w:r>
    </w:p>
    <w:p w14:paraId="789AC75D" w14:textId="796B069F" w:rsidR="004C5B82" w:rsidRDefault="00897363" w:rsidP="00E678AE">
      <w:pPr>
        <w:pStyle w:val="FigureCaptionBPBHEB"/>
      </w:pPr>
      <w:r w:rsidRPr="00327FA9">
        <w:rPr>
          <w:b/>
          <w:bCs w:val="0"/>
        </w:rPr>
        <w:t>Figure 7.13</w:t>
      </w:r>
      <w:r w:rsidR="004F3DCE" w:rsidRPr="00802C9A">
        <w:rPr>
          <w:rPrChange w:id="706" w:author="Varun Jain" w:date="2024-12-04T20:12:00Z" w16du:dateUtc="2024-12-04T14:42:00Z">
            <w:rPr>
              <w:b/>
              <w:bCs w:val="0"/>
            </w:rPr>
          </w:rPrChange>
        </w:rPr>
        <w:t>:</w:t>
      </w:r>
      <w:r>
        <w:t xml:space="preserve"> Final </w:t>
      </w:r>
      <w:r w:rsidR="004F3DCE">
        <w:t>v</w:t>
      </w:r>
      <w:r>
        <w:t>iew of the UI</w:t>
      </w:r>
    </w:p>
    <w:p w14:paraId="0E417D97" w14:textId="77777777" w:rsidR="00802C9A" w:rsidRPr="00802C9A" w:rsidRDefault="00802C9A">
      <w:pPr>
        <w:pStyle w:val="NormalBPBHEB"/>
        <w:rPr>
          <w:ins w:id="707" w:author="Varun Jain" w:date="2024-12-04T20:11:00Z" w16du:dateUtc="2024-12-04T14:41:00Z"/>
        </w:rPr>
        <w:pPrChange w:id="708" w:author="Varun Jain" w:date="2024-12-04T20:12:00Z" w16du:dateUtc="2024-12-04T14:42:00Z">
          <w:pPr>
            <w:pStyle w:val="Heading1BPBHEB"/>
          </w:pPr>
        </w:pPrChange>
      </w:pPr>
    </w:p>
    <w:p w14:paraId="32D3C544" w14:textId="023389FE" w:rsidR="00EF1570" w:rsidRDefault="00973CB1" w:rsidP="00E678AE">
      <w:pPr>
        <w:pStyle w:val="Heading1BPBHEB"/>
      </w:pPr>
      <w:r>
        <w:t>Conclusion</w:t>
      </w:r>
    </w:p>
    <w:p w14:paraId="31752CC4" w14:textId="1E66A8EB" w:rsidR="00973CB1" w:rsidRDefault="00327FA9" w:rsidP="00802C9A">
      <w:pPr>
        <w:pStyle w:val="NormalBPBHEB"/>
      </w:pPr>
      <w:r>
        <w:t>In this chapter, y</w:t>
      </w:r>
      <w:r w:rsidR="00045097">
        <w:t xml:space="preserve">ou have developed your second project using .NET MAUI and </w:t>
      </w:r>
      <w:r w:rsidR="004F3DCE">
        <w:t>will be</w:t>
      </w:r>
      <w:r w:rsidR="00F125AD">
        <w:t xml:space="preserve"> able to run it </w:t>
      </w:r>
      <w:r>
        <w:t xml:space="preserve">on </w:t>
      </w:r>
      <w:r w:rsidR="00F125AD">
        <w:t xml:space="preserve">your device as well. </w:t>
      </w:r>
      <w:del w:id="709" w:author="Anahita" w:date="2024-12-11T15:20:00Z" w16du:dateUtc="2024-12-11T09:50:00Z">
        <w:r w:rsidR="00F125AD" w:rsidDel="00B9296C">
          <w:delText xml:space="preserve">In </w:delText>
        </w:r>
        <w:r w:rsidR="00F125AD" w:rsidRPr="00802C9A" w:rsidDel="00B9296C">
          <w:delText>case</w:delText>
        </w:r>
      </w:del>
      <w:ins w:id="710" w:author="Anahita" w:date="2024-12-11T15:20:00Z" w16du:dateUtc="2024-12-11T09:50:00Z">
        <w:r w:rsidR="00B9296C">
          <w:t>If</w:t>
        </w:r>
      </w:ins>
      <w:r w:rsidR="00F125AD">
        <w:t xml:space="preserve"> you </w:t>
      </w:r>
      <w:del w:id="711" w:author="Anahita" w:date="2024-12-11T15:20:00Z" w16du:dateUtc="2024-12-11T09:50:00Z">
        <w:r w:rsidR="00F125AD" w:rsidDel="00B9296C">
          <w:delText>faced any errors, check the source code provided for reference, compare it with your code</w:delText>
        </w:r>
      </w:del>
      <w:ins w:id="712" w:author="Anahita" w:date="2024-12-11T15:20:00Z" w16du:dateUtc="2024-12-11T09:50:00Z">
        <w:r w:rsidR="00B9296C">
          <w:t>face any errors, check the source code provided for reference, compare it with your code,</w:t>
        </w:r>
      </w:ins>
      <w:r w:rsidR="00F125AD">
        <w:t xml:space="preserve"> and make the necessary corrections. </w:t>
      </w:r>
      <w:r w:rsidR="00107235">
        <w:t xml:space="preserve">In the next chapter, we will </w:t>
      </w:r>
      <w:del w:id="713" w:author="Anahita" w:date="2024-12-11T15:20:00Z" w16du:dateUtc="2024-12-11T09:50:00Z">
        <w:r w:rsidR="00107235" w:rsidDel="00B9296C">
          <w:delText>work on improving</w:delText>
        </w:r>
      </w:del>
      <w:ins w:id="714" w:author="Anahita" w:date="2024-12-11T15:20:00Z" w16du:dateUtc="2024-12-11T09:50:00Z">
        <w:r w:rsidR="00B9296C">
          <w:t>improve</w:t>
        </w:r>
      </w:ins>
      <w:r w:rsidR="00107235">
        <w:t xml:space="preserve"> the skills further by developing</w:t>
      </w:r>
      <w:r w:rsidR="007A7214">
        <w:t xml:space="preserve"> a BMI </w:t>
      </w:r>
      <w:r w:rsidR="004F3DCE">
        <w:t>calculator.</w:t>
      </w:r>
      <w:del w:id="715" w:author="Varun Jain" w:date="2024-12-04T20:12:00Z" w16du:dateUtc="2024-12-04T14:42:00Z">
        <w:r w:rsidR="00785880" w:rsidDel="00802C9A">
          <w:delText xml:space="preserve"> </w:delText>
        </w:r>
      </w:del>
    </w:p>
    <w:p w14:paraId="4681F51D" w14:textId="77777777" w:rsidR="002248FA" w:rsidRPr="00802C9A" w:rsidRDefault="002248FA" w:rsidP="00802C9A">
      <w:pPr>
        <w:pStyle w:val="NormalBPBHEB"/>
      </w:pPr>
    </w:p>
    <w:p w14:paraId="6CD36BCA" w14:textId="02A52AD6" w:rsidR="00785880" w:rsidRDefault="00785880" w:rsidP="00E678AE">
      <w:pPr>
        <w:pStyle w:val="Heading1BPBHEB"/>
      </w:pPr>
      <w:r>
        <w:t>Points to remember</w:t>
      </w:r>
    </w:p>
    <w:p w14:paraId="4AB6988F" w14:textId="5C2C2705" w:rsidR="00785880" w:rsidRDefault="00327FA9" w:rsidP="00A640E1">
      <w:pPr>
        <w:pStyle w:val="NormalBPBHEB"/>
      </w:pPr>
      <w:r>
        <w:t>Here are some key takeaways from this chapter:</w:t>
      </w:r>
    </w:p>
    <w:p w14:paraId="7BA8D1F8" w14:textId="429A62DE" w:rsidR="00785880" w:rsidRDefault="00785880" w:rsidP="00E678AE">
      <w:pPr>
        <w:pStyle w:val="NormalBPBHEB"/>
        <w:numPr>
          <w:ilvl w:val="0"/>
          <w:numId w:val="41"/>
        </w:numPr>
      </w:pPr>
      <w:r>
        <w:t>Ensure that you choose the right .NET Framework version while creating the project.</w:t>
      </w:r>
    </w:p>
    <w:p w14:paraId="0E61E364" w14:textId="5A59D750" w:rsidR="00AC5114" w:rsidRDefault="00785880" w:rsidP="00E678AE">
      <w:pPr>
        <w:pStyle w:val="NormalBPBHEB"/>
        <w:numPr>
          <w:ilvl w:val="0"/>
          <w:numId w:val="41"/>
        </w:numPr>
      </w:pPr>
      <w:r>
        <w:t>Th</w:t>
      </w:r>
      <w:r w:rsidR="00D53155">
        <w:t xml:space="preserve">is app demonstrated how you can develop a complex UI using different .NET MAUI </w:t>
      </w:r>
      <w:r w:rsidR="00F402B3">
        <w:t>c</w:t>
      </w:r>
      <w:r w:rsidR="00D53155">
        <w:t xml:space="preserve">ontrols. We have used a </w:t>
      </w:r>
      <w:r w:rsidR="00C87DA5">
        <w:t xml:space="preserve">Grid inside the ContentPage and then placed frames inside the Grid which in turn </w:t>
      </w:r>
      <w:r w:rsidR="00BB7255">
        <w:t xml:space="preserve">hosted the VerticalStackLayout and HorizontalStackLayout </w:t>
      </w:r>
      <w:r w:rsidR="00F402B3">
        <w:t>c</w:t>
      </w:r>
      <w:r w:rsidR="00BB7255">
        <w:t>ontrols. However</w:t>
      </w:r>
      <w:r w:rsidR="00F402B3">
        <w:t>,</w:t>
      </w:r>
      <w:r w:rsidR="00BB7255">
        <w:t xml:space="preserve"> you may also</w:t>
      </w:r>
      <w:r w:rsidR="00BC0B80">
        <w:t xml:space="preserve"> develop the </w:t>
      </w:r>
      <w:r w:rsidR="00327FA9">
        <w:t>UI</w:t>
      </w:r>
      <w:r w:rsidR="00BC0B80">
        <w:t xml:space="preserve"> using alternative arrangement of these controls.</w:t>
      </w:r>
      <w:del w:id="716" w:author="Varun Jain" w:date="2024-12-04T20:11:00Z" w16du:dateUtc="2024-12-04T14:41:00Z">
        <w:r w:rsidR="00BC0B80" w:rsidDel="00802C9A">
          <w:delText xml:space="preserve"> </w:delText>
        </w:r>
      </w:del>
    </w:p>
    <w:p w14:paraId="32517AD6" w14:textId="5A20C9A3" w:rsidR="00AB1428" w:rsidRDefault="00756EBB" w:rsidP="00E678AE">
      <w:pPr>
        <w:pStyle w:val="NormalBPBHEB"/>
        <w:numPr>
          <w:ilvl w:val="0"/>
          <w:numId w:val="41"/>
        </w:numPr>
      </w:pPr>
      <w:r>
        <w:t xml:space="preserve">We discussed on following graphical design principles while laying out the controls. While the C.R.A.P. </w:t>
      </w:r>
      <w:r w:rsidR="00B94BF0">
        <w:t xml:space="preserve">principles are important to improve the usability and aesthetics of the app, </w:t>
      </w:r>
      <w:r w:rsidR="009A5091">
        <w:t>in a real-world app, there are many other design features that are equally important which is beyond scope of this book.</w:t>
      </w:r>
    </w:p>
    <w:p w14:paraId="706AFE87" w14:textId="6B2FDA49" w:rsidR="00D635FF" w:rsidRDefault="00D635FF" w:rsidP="00E678AE">
      <w:pPr>
        <w:pStyle w:val="NormalBPBHEB"/>
        <w:numPr>
          <w:ilvl w:val="0"/>
          <w:numId w:val="41"/>
        </w:numPr>
        <w:rPr>
          <w:ins w:id="717" w:author="Varun Jain" w:date="2024-12-04T20:11:00Z" w16du:dateUtc="2024-12-04T14:41:00Z"/>
        </w:rPr>
      </w:pPr>
      <w:r>
        <w:t>If you have successfully tested the app on the emulator, you can also try deploying it to your mobile device to check the rendering of the app.</w:t>
      </w:r>
    </w:p>
    <w:p w14:paraId="7030AC05" w14:textId="77777777" w:rsidR="00802C9A" w:rsidRPr="00802C9A" w:rsidRDefault="00802C9A">
      <w:pPr>
        <w:pStyle w:val="NormalBPBHEB"/>
        <w:pPrChange w:id="718" w:author="Varun Jain" w:date="2024-12-04T20:11:00Z" w16du:dateUtc="2024-12-04T14:41:00Z">
          <w:pPr>
            <w:pStyle w:val="NormalBPBHEB"/>
            <w:numPr>
              <w:numId w:val="41"/>
            </w:numPr>
            <w:ind w:left="720" w:hanging="360"/>
          </w:pPr>
        </w:pPrChange>
      </w:pPr>
    </w:p>
    <w:sectPr w:rsidR="00802C9A" w:rsidRPr="00802C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scadia Mono">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AEAE2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017004"/>
    <w:multiLevelType w:val="multilevel"/>
    <w:tmpl w:val="1CA4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524D2"/>
    <w:multiLevelType w:val="multilevel"/>
    <w:tmpl w:val="98B27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81030"/>
    <w:multiLevelType w:val="multilevel"/>
    <w:tmpl w:val="764CD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123CE"/>
    <w:multiLevelType w:val="hybridMultilevel"/>
    <w:tmpl w:val="A948D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62487A"/>
    <w:multiLevelType w:val="multilevel"/>
    <w:tmpl w:val="4F12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AF38EF"/>
    <w:multiLevelType w:val="multilevel"/>
    <w:tmpl w:val="F5321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302FE"/>
    <w:multiLevelType w:val="hybridMultilevel"/>
    <w:tmpl w:val="E44827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5178F4"/>
    <w:multiLevelType w:val="multilevel"/>
    <w:tmpl w:val="0540B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D6189"/>
    <w:multiLevelType w:val="multilevel"/>
    <w:tmpl w:val="355C7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9B70D6"/>
    <w:multiLevelType w:val="multilevel"/>
    <w:tmpl w:val="10A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C68C7"/>
    <w:multiLevelType w:val="multilevel"/>
    <w:tmpl w:val="E4DE9D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5F0630"/>
    <w:multiLevelType w:val="multilevel"/>
    <w:tmpl w:val="3452A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B0588F"/>
    <w:multiLevelType w:val="hybridMultilevel"/>
    <w:tmpl w:val="A618614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415C67"/>
    <w:multiLevelType w:val="multilevel"/>
    <w:tmpl w:val="3C169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C231DA"/>
    <w:multiLevelType w:val="multilevel"/>
    <w:tmpl w:val="571AD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723CDD"/>
    <w:multiLevelType w:val="multilevel"/>
    <w:tmpl w:val="79FE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FF67E3"/>
    <w:multiLevelType w:val="hybridMultilevel"/>
    <w:tmpl w:val="8EF61E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E36DD0"/>
    <w:multiLevelType w:val="hybridMultilevel"/>
    <w:tmpl w:val="1A28C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7C2D61"/>
    <w:multiLevelType w:val="multilevel"/>
    <w:tmpl w:val="1DF6E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92092C"/>
    <w:multiLevelType w:val="multilevel"/>
    <w:tmpl w:val="16BC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CE6AF5"/>
    <w:multiLevelType w:val="multilevel"/>
    <w:tmpl w:val="EF9E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7133EE"/>
    <w:multiLevelType w:val="multilevel"/>
    <w:tmpl w:val="003E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E478F4"/>
    <w:multiLevelType w:val="hybridMultilevel"/>
    <w:tmpl w:val="D1BCA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43390E"/>
    <w:multiLevelType w:val="hybridMultilevel"/>
    <w:tmpl w:val="30FC7F54"/>
    <w:lvl w:ilvl="0" w:tplc="D2661C16">
      <w:start w:val="1"/>
      <w:numFmt w:val="bullet"/>
      <w:lvlText w:val="-"/>
      <w:lvlJc w:val="left"/>
      <w:pPr>
        <w:ind w:left="720" w:hanging="360"/>
      </w:pPr>
      <w:rPr>
        <w:rFonts w:ascii="Palatino Linotype" w:eastAsia="Palatino Linotype" w:hAnsi="Palatino Linotype"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650463"/>
    <w:multiLevelType w:val="hybridMultilevel"/>
    <w:tmpl w:val="0A64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1F2335D"/>
    <w:multiLevelType w:val="hybridMultilevel"/>
    <w:tmpl w:val="5436E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2242B54"/>
    <w:multiLevelType w:val="multilevel"/>
    <w:tmpl w:val="CB3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B16A1"/>
    <w:multiLevelType w:val="multilevel"/>
    <w:tmpl w:val="B85A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9A5804"/>
    <w:multiLevelType w:val="multilevel"/>
    <w:tmpl w:val="D166B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961552"/>
    <w:multiLevelType w:val="multilevel"/>
    <w:tmpl w:val="470A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2330B2"/>
    <w:multiLevelType w:val="multilevel"/>
    <w:tmpl w:val="CBC6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B43C28"/>
    <w:multiLevelType w:val="hybridMultilevel"/>
    <w:tmpl w:val="F8600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8EE1DC3"/>
    <w:multiLevelType w:val="multilevel"/>
    <w:tmpl w:val="00C6F904"/>
    <w:lvl w:ilvl="0">
      <w:start w:val="1"/>
      <w:numFmt w:val="decimal"/>
      <w:lvlText w:val="%1."/>
      <w:lvlJc w:val="left"/>
      <w:pPr>
        <w:tabs>
          <w:tab w:val="num" w:pos="1395"/>
        </w:tabs>
        <w:ind w:left="1395" w:hanging="360"/>
      </w:pPr>
    </w:lvl>
    <w:lvl w:ilvl="1" w:tentative="1">
      <w:start w:val="1"/>
      <w:numFmt w:val="decimal"/>
      <w:lvlText w:val="%2."/>
      <w:lvlJc w:val="left"/>
      <w:pPr>
        <w:tabs>
          <w:tab w:val="num" w:pos="2115"/>
        </w:tabs>
        <w:ind w:left="2115" w:hanging="360"/>
      </w:pPr>
    </w:lvl>
    <w:lvl w:ilvl="2" w:tentative="1">
      <w:start w:val="1"/>
      <w:numFmt w:val="decimal"/>
      <w:lvlText w:val="%3."/>
      <w:lvlJc w:val="left"/>
      <w:pPr>
        <w:tabs>
          <w:tab w:val="num" w:pos="2835"/>
        </w:tabs>
        <w:ind w:left="2835" w:hanging="360"/>
      </w:pPr>
    </w:lvl>
    <w:lvl w:ilvl="3" w:tentative="1">
      <w:start w:val="1"/>
      <w:numFmt w:val="decimal"/>
      <w:lvlText w:val="%4."/>
      <w:lvlJc w:val="left"/>
      <w:pPr>
        <w:tabs>
          <w:tab w:val="num" w:pos="3555"/>
        </w:tabs>
        <w:ind w:left="3555" w:hanging="360"/>
      </w:pPr>
    </w:lvl>
    <w:lvl w:ilvl="4" w:tentative="1">
      <w:start w:val="1"/>
      <w:numFmt w:val="decimal"/>
      <w:lvlText w:val="%5."/>
      <w:lvlJc w:val="left"/>
      <w:pPr>
        <w:tabs>
          <w:tab w:val="num" w:pos="4275"/>
        </w:tabs>
        <w:ind w:left="4275" w:hanging="360"/>
      </w:pPr>
    </w:lvl>
    <w:lvl w:ilvl="5" w:tentative="1">
      <w:start w:val="1"/>
      <w:numFmt w:val="decimal"/>
      <w:lvlText w:val="%6."/>
      <w:lvlJc w:val="left"/>
      <w:pPr>
        <w:tabs>
          <w:tab w:val="num" w:pos="4995"/>
        </w:tabs>
        <w:ind w:left="4995" w:hanging="360"/>
      </w:pPr>
    </w:lvl>
    <w:lvl w:ilvl="6" w:tentative="1">
      <w:start w:val="1"/>
      <w:numFmt w:val="decimal"/>
      <w:lvlText w:val="%7."/>
      <w:lvlJc w:val="left"/>
      <w:pPr>
        <w:tabs>
          <w:tab w:val="num" w:pos="5715"/>
        </w:tabs>
        <w:ind w:left="5715" w:hanging="360"/>
      </w:pPr>
    </w:lvl>
    <w:lvl w:ilvl="7" w:tentative="1">
      <w:start w:val="1"/>
      <w:numFmt w:val="decimal"/>
      <w:lvlText w:val="%8."/>
      <w:lvlJc w:val="left"/>
      <w:pPr>
        <w:tabs>
          <w:tab w:val="num" w:pos="6435"/>
        </w:tabs>
        <w:ind w:left="6435" w:hanging="360"/>
      </w:pPr>
    </w:lvl>
    <w:lvl w:ilvl="8" w:tentative="1">
      <w:start w:val="1"/>
      <w:numFmt w:val="decimal"/>
      <w:lvlText w:val="%9."/>
      <w:lvlJc w:val="left"/>
      <w:pPr>
        <w:tabs>
          <w:tab w:val="num" w:pos="7155"/>
        </w:tabs>
        <w:ind w:left="7155" w:hanging="360"/>
      </w:pPr>
    </w:lvl>
  </w:abstractNum>
  <w:abstractNum w:abstractNumId="34" w15:restartNumberingAfterBreak="0">
    <w:nsid w:val="4B2225E3"/>
    <w:multiLevelType w:val="hybridMultilevel"/>
    <w:tmpl w:val="B2561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AA2062"/>
    <w:multiLevelType w:val="multilevel"/>
    <w:tmpl w:val="F45A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CF1018"/>
    <w:multiLevelType w:val="multilevel"/>
    <w:tmpl w:val="4148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4C4B84"/>
    <w:multiLevelType w:val="hybridMultilevel"/>
    <w:tmpl w:val="AA7E1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CB6AA0"/>
    <w:multiLevelType w:val="multilevel"/>
    <w:tmpl w:val="DD5CCFF8"/>
    <w:lvl w:ilvl="0">
      <w:start w:val="1"/>
      <w:numFmt w:val="decimal"/>
      <w:lvlText w:val="%1."/>
      <w:lvlJc w:val="left"/>
      <w:pPr>
        <w:tabs>
          <w:tab w:val="num" w:pos="720"/>
        </w:tabs>
        <w:ind w:left="720" w:hanging="360"/>
      </w:pPr>
      <w:rPr>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3156F8"/>
    <w:multiLevelType w:val="hybridMultilevel"/>
    <w:tmpl w:val="3D903C0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5B41C84"/>
    <w:multiLevelType w:val="multilevel"/>
    <w:tmpl w:val="37BA2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C51342"/>
    <w:multiLevelType w:val="multilevel"/>
    <w:tmpl w:val="F5E64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5C20AA"/>
    <w:multiLevelType w:val="hybridMultilevel"/>
    <w:tmpl w:val="EA008A90"/>
    <w:lvl w:ilvl="0" w:tplc="D2661C16">
      <w:start w:val="1"/>
      <w:numFmt w:val="bullet"/>
      <w:lvlText w:val="-"/>
      <w:lvlJc w:val="left"/>
      <w:pPr>
        <w:ind w:left="720" w:hanging="360"/>
      </w:pPr>
      <w:rPr>
        <w:rFonts w:ascii="Palatino Linotype" w:eastAsia="Palatino Linotype" w:hAnsi="Palatino Linotype"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3244D9"/>
    <w:multiLevelType w:val="multilevel"/>
    <w:tmpl w:val="00C6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3846CD"/>
    <w:multiLevelType w:val="hybridMultilevel"/>
    <w:tmpl w:val="EFFEADCE"/>
    <w:lvl w:ilvl="0" w:tplc="D2661C16">
      <w:start w:val="1"/>
      <w:numFmt w:val="bullet"/>
      <w:lvlText w:val="-"/>
      <w:lvlJc w:val="left"/>
      <w:pPr>
        <w:ind w:left="720" w:hanging="360"/>
      </w:pPr>
      <w:rPr>
        <w:rFonts w:ascii="Palatino Linotype" w:eastAsia="Palatino Linotype" w:hAnsi="Palatino Linotype"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9B00F0"/>
    <w:multiLevelType w:val="hybridMultilevel"/>
    <w:tmpl w:val="9AD42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7CF37B8"/>
    <w:multiLevelType w:val="multilevel"/>
    <w:tmpl w:val="A7C01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334A42"/>
    <w:multiLevelType w:val="multilevel"/>
    <w:tmpl w:val="32BCA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7A4DB1"/>
    <w:multiLevelType w:val="multilevel"/>
    <w:tmpl w:val="86C6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691A99"/>
    <w:multiLevelType w:val="multilevel"/>
    <w:tmpl w:val="0B56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C533AA"/>
    <w:multiLevelType w:val="multilevel"/>
    <w:tmpl w:val="63A40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3D030B"/>
    <w:multiLevelType w:val="multilevel"/>
    <w:tmpl w:val="CB98F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EF7203"/>
    <w:multiLevelType w:val="hybridMultilevel"/>
    <w:tmpl w:val="3860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117AA8"/>
    <w:multiLevelType w:val="hybridMultilevel"/>
    <w:tmpl w:val="D37CC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3F7134"/>
    <w:multiLevelType w:val="multilevel"/>
    <w:tmpl w:val="31FCE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812EE3"/>
    <w:multiLevelType w:val="hybridMultilevel"/>
    <w:tmpl w:val="EA86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E62386"/>
    <w:multiLevelType w:val="multilevel"/>
    <w:tmpl w:val="0B46E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7360589">
    <w:abstractNumId w:val="3"/>
  </w:num>
  <w:num w:numId="2" w16cid:durableId="1855225489">
    <w:abstractNumId w:val="19"/>
  </w:num>
  <w:num w:numId="3" w16cid:durableId="685522314">
    <w:abstractNumId w:val="47"/>
  </w:num>
  <w:num w:numId="4" w16cid:durableId="1164708798">
    <w:abstractNumId w:val="22"/>
  </w:num>
  <w:num w:numId="5" w16cid:durableId="325791852">
    <w:abstractNumId w:val="48"/>
  </w:num>
  <w:num w:numId="6" w16cid:durableId="760839689">
    <w:abstractNumId w:val="41"/>
  </w:num>
  <w:num w:numId="7" w16cid:durableId="555698883">
    <w:abstractNumId w:val="16"/>
  </w:num>
  <w:num w:numId="8" w16cid:durableId="94443849">
    <w:abstractNumId w:val="54"/>
  </w:num>
  <w:num w:numId="9" w16cid:durableId="1818494346">
    <w:abstractNumId w:val="6"/>
  </w:num>
  <w:num w:numId="10" w16cid:durableId="715355113">
    <w:abstractNumId w:val="12"/>
  </w:num>
  <w:num w:numId="11" w16cid:durableId="639116554">
    <w:abstractNumId w:val="14"/>
  </w:num>
  <w:num w:numId="12" w16cid:durableId="681711826">
    <w:abstractNumId w:val="28"/>
  </w:num>
  <w:num w:numId="13" w16cid:durableId="870724508">
    <w:abstractNumId w:val="30"/>
  </w:num>
  <w:num w:numId="14" w16cid:durableId="54472927">
    <w:abstractNumId w:val="49"/>
  </w:num>
  <w:num w:numId="15" w16cid:durableId="171263410">
    <w:abstractNumId w:val="21"/>
  </w:num>
  <w:num w:numId="16" w16cid:durableId="626207383">
    <w:abstractNumId w:val="10"/>
  </w:num>
  <w:num w:numId="17" w16cid:durableId="678892348">
    <w:abstractNumId w:val="50"/>
  </w:num>
  <w:num w:numId="18" w16cid:durableId="947465293">
    <w:abstractNumId w:val="38"/>
  </w:num>
  <w:num w:numId="19" w16cid:durableId="152919123">
    <w:abstractNumId w:val="5"/>
  </w:num>
  <w:num w:numId="20" w16cid:durableId="1976713148">
    <w:abstractNumId w:val="29"/>
  </w:num>
  <w:num w:numId="21" w16cid:durableId="1575508326">
    <w:abstractNumId w:val="36"/>
  </w:num>
  <w:num w:numId="22" w16cid:durableId="811212260">
    <w:abstractNumId w:val="52"/>
  </w:num>
  <w:num w:numId="23" w16cid:durableId="350762120">
    <w:abstractNumId w:val="55"/>
  </w:num>
  <w:num w:numId="24" w16cid:durableId="1751268327">
    <w:abstractNumId w:val="34"/>
  </w:num>
  <w:num w:numId="25" w16cid:durableId="474105936">
    <w:abstractNumId w:val="53"/>
  </w:num>
  <w:num w:numId="26" w16cid:durableId="2066372139">
    <w:abstractNumId w:val="43"/>
  </w:num>
  <w:num w:numId="27" w16cid:durableId="424770142">
    <w:abstractNumId w:val="17"/>
  </w:num>
  <w:num w:numId="28" w16cid:durableId="624433018">
    <w:abstractNumId w:val="40"/>
  </w:num>
  <w:num w:numId="29" w16cid:durableId="1218198416">
    <w:abstractNumId w:val="2"/>
  </w:num>
  <w:num w:numId="30" w16cid:durableId="975530437">
    <w:abstractNumId w:val="42"/>
  </w:num>
  <w:num w:numId="31" w16cid:durableId="80680523">
    <w:abstractNumId w:val="11"/>
  </w:num>
  <w:num w:numId="32" w16cid:durableId="203061257">
    <w:abstractNumId w:val="24"/>
  </w:num>
  <w:num w:numId="33" w16cid:durableId="1189366408">
    <w:abstractNumId w:val="31"/>
  </w:num>
  <w:num w:numId="34" w16cid:durableId="911501137">
    <w:abstractNumId w:val="8"/>
  </w:num>
  <w:num w:numId="35" w16cid:durableId="669716176">
    <w:abstractNumId w:val="1"/>
  </w:num>
  <w:num w:numId="36" w16cid:durableId="1584879545">
    <w:abstractNumId w:val="56"/>
  </w:num>
  <w:num w:numId="37" w16cid:durableId="1211528858">
    <w:abstractNumId w:val="15"/>
  </w:num>
  <w:num w:numId="38" w16cid:durableId="161312594">
    <w:abstractNumId w:val="35"/>
  </w:num>
  <w:num w:numId="39" w16cid:durableId="703945145">
    <w:abstractNumId w:val="20"/>
  </w:num>
  <w:num w:numId="40" w16cid:durableId="1826778908">
    <w:abstractNumId w:val="44"/>
  </w:num>
  <w:num w:numId="41" w16cid:durableId="171535045">
    <w:abstractNumId w:val="37"/>
  </w:num>
  <w:num w:numId="42" w16cid:durableId="400717297">
    <w:abstractNumId w:val="45"/>
  </w:num>
  <w:num w:numId="43" w16cid:durableId="1393190029">
    <w:abstractNumId w:val="18"/>
  </w:num>
  <w:num w:numId="44" w16cid:durableId="305430286">
    <w:abstractNumId w:val="4"/>
  </w:num>
  <w:num w:numId="45" w16cid:durableId="942882748">
    <w:abstractNumId w:val="26"/>
  </w:num>
  <w:num w:numId="46" w16cid:durableId="864831409">
    <w:abstractNumId w:val="7"/>
  </w:num>
  <w:num w:numId="47" w16cid:durableId="370956535">
    <w:abstractNumId w:val="39"/>
  </w:num>
  <w:num w:numId="48" w16cid:durableId="1831367005">
    <w:abstractNumId w:val="33"/>
  </w:num>
  <w:num w:numId="49" w16cid:durableId="1694457949">
    <w:abstractNumId w:val="25"/>
  </w:num>
  <w:num w:numId="50" w16cid:durableId="1881938657">
    <w:abstractNumId w:val="13"/>
  </w:num>
  <w:num w:numId="51" w16cid:durableId="2073844576">
    <w:abstractNumId w:val="46"/>
  </w:num>
  <w:num w:numId="52" w16cid:durableId="1039360709">
    <w:abstractNumId w:val="27"/>
  </w:num>
  <w:num w:numId="53" w16cid:durableId="1761289954">
    <w:abstractNumId w:val="51"/>
  </w:num>
  <w:num w:numId="54" w16cid:durableId="1223367168">
    <w:abstractNumId w:val="9"/>
  </w:num>
  <w:num w:numId="55" w16cid:durableId="1351646544">
    <w:abstractNumId w:val="32"/>
  </w:num>
  <w:num w:numId="56" w16cid:durableId="1050180680">
    <w:abstractNumId w:val="0"/>
  </w:num>
  <w:num w:numId="57" w16cid:durableId="2012444609">
    <w:abstractNumId w:val="0"/>
  </w:num>
  <w:num w:numId="58" w16cid:durableId="929193833">
    <w:abstractNumId w:val="0"/>
  </w:num>
  <w:num w:numId="59" w16cid:durableId="1052386827">
    <w:abstractNumId w:val="23"/>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arun Jain">
    <w15:presenceInfo w15:providerId="AD" w15:userId="S::varun.g09144@spjain.org::711a78ea-d74c-446b-b247-de06f3360331"/>
  </w15:person>
  <w15:person w15:author="Anahita">
    <w15:presenceInfo w15:providerId="None" w15:userId="Anahi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3F7"/>
    <w:rsid w:val="000025FA"/>
    <w:rsid w:val="00003767"/>
    <w:rsid w:val="00030FCA"/>
    <w:rsid w:val="00033739"/>
    <w:rsid w:val="00034A08"/>
    <w:rsid w:val="000364B2"/>
    <w:rsid w:val="00042D02"/>
    <w:rsid w:val="00043272"/>
    <w:rsid w:val="0004491B"/>
    <w:rsid w:val="00045097"/>
    <w:rsid w:val="000463B2"/>
    <w:rsid w:val="00052BBD"/>
    <w:rsid w:val="00062C26"/>
    <w:rsid w:val="00066BC5"/>
    <w:rsid w:val="00067872"/>
    <w:rsid w:val="00072DC2"/>
    <w:rsid w:val="0008154C"/>
    <w:rsid w:val="00085BE6"/>
    <w:rsid w:val="000C1B84"/>
    <w:rsid w:val="000C633E"/>
    <w:rsid w:val="000E41FE"/>
    <w:rsid w:val="000E6C56"/>
    <w:rsid w:val="000F76CB"/>
    <w:rsid w:val="0010049D"/>
    <w:rsid w:val="001031B8"/>
    <w:rsid w:val="0010580C"/>
    <w:rsid w:val="00107235"/>
    <w:rsid w:val="0012348D"/>
    <w:rsid w:val="00143CEC"/>
    <w:rsid w:val="00191726"/>
    <w:rsid w:val="001A6E73"/>
    <w:rsid w:val="001B1DBB"/>
    <w:rsid w:val="001B3E60"/>
    <w:rsid w:val="001B3E8F"/>
    <w:rsid w:val="001B47AA"/>
    <w:rsid w:val="001C04A9"/>
    <w:rsid w:val="001D32A2"/>
    <w:rsid w:val="001D4593"/>
    <w:rsid w:val="001D7809"/>
    <w:rsid w:val="001E7705"/>
    <w:rsid w:val="001F14EE"/>
    <w:rsid w:val="001F4627"/>
    <w:rsid w:val="00203864"/>
    <w:rsid w:val="00211CAF"/>
    <w:rsid w:val="0021209F"/>
    <w:rsid w:val="002157B9"/>
    <w:rsid w:val="00222BED"/>
    <w:rsid w:val="002248FA"/>
    <w:rsid w:val="0022686C"/>
    <w:rsid w:val="00227D11"/>
    <w:rsid w:val="002324A3"/>
    <w:rsid w:val="00242D43"/>
    <w:rsid w:val="00250A0F"/>
    <w:rsid w:val="00262D94"/>
    <w:rsid w:val="002725AD"/>
    <w:rsid w:val="00274B9F"/>
    <w:rsid w:val="002916E1"/>
    <w:rsid w:val="00297BC5"/>
    <w:rsid w:val="002A0D8E"/>
    <w:rsid w:val="002A4C47"/>
    <w:rsid w:val="002C7BA0"/>
    <w:rsid w:val="002D561F"/>
    <w:rsid w:val="002D71FF"/>
    <w:rsid w:val="002E4F8B"/>
    <w:rsid w:val="002F3007"/>
    <w:rsid w:val="002F6749"/>
    <w:rsid w:val="00301F14"/>
    <w:rsid w:val="00302A47"/>
    <w:rsid w:val="00303766"/>
    <w:rsid w:val="0030384B"/>
    <w:rsid w:val="0030636B"/>
    <w:rsid w:val="00316AD5"/>
    <w:rsid w:val="0031738C"/>
    <w:rsid w:val="00323EA1"/>
    <w:rsid w:val="00327FA9"/>
    <w:rsid w:val="00336442"/>
    <w:rsid w:val="003375A4"/>
    <w:rsid w:val="003428D1"/>
    <w:rsid w:val="00350B5F"/>
    <w:rsid w:val="003A44AF"/>
    <w:rsid w:val="003A47CB"/>
    <w:rsid w:val="003A67DC"/>
    <w:rsid w:val="003C0104"/>
    <w:rsid w:val="003C4CC8"/>
    <w:rsid w:val="003C6BDE"/>
    <w:rsid w:val="003F3B2D"/>
    <w:rsid w:val="0040785A"/>
    <w:rsid w:val="00423A64"/>
    <w:rsid w:val="004432DA"/>
    <w:rsid w:val="004433F7"/>
    <w:rsid w:val="0044672C"/>
    <w:rsid w:val="0045543F"/>
    <w:rsid w:val="0045698B"/>
    <w:rsid w:val="00464AEF"/>
    <w:rsid w:val="00481029"/>
    <w:rsid w:val="00481E4B"/>
    <w:rsid w:val="004843D1"/>
    <w:rsid w:val="004922F1"/>
    <w:rsid w:val="004A38AC"/>
    <w:rsid w:val="004B06B0"/>
    <w:rsid w:val="004B664E"/>
    <w:rsid w:val="004C38AE"/>
    <w:rsid w:val="004C5B82"/>
    <w:rsid w:val="004D1BD2"/>
    <w:rsid w:val="004D58CA"/>
    <w:rsid w:val="004E3215"/>
    <w:rsid w:val="004E3C6E"/>
    <w:rsid w:val="004F373A"/>
    <w:rsid w:val="004F3DCE"/>
    <w:rsid w:val="004F4468"/>
    <w:rsid w:val="00501B1F"/>
    <w:rsid w:val="00522761"/>
    <w:rsid w:val="00536D35"/>
    <w:rsid w:val="0054594D"/>
    <w:rsid w:val="00562B0E"/>
    <w:rsid w:val="00565890"/>
    <w:rsid w:val="005821D2"/>
    <w:rsid w:val="00593C8E"/>
    <w:rsid w:val="0059404D"/>
    <w:rsid w:val="005A2AA4"/>
    <w:rsid w:val="005C072A"/>
    <w:rsid w:val="005C12D5"/>
    <w:rsid w:val="005C2B92"/>
    <w:rsid w:val="005D121F"/>
    <w:rsid w:val="005D42DD"/>
    <w:rsid w:val="005F13C4"/>
    <w:rsid w:val="0060051C"/>
    <w:rsid w:val="006006AD"/>
    <w:rsid w:val="00606B65"/>
    <w:rsid w:val="00617690"/>
    <w:rsid w:val="006179CB"/>
    <w:rsid w:val="00627394"/>
    <w:rsid w:val="00627C3D"/>
    <w:rsid w:val="00643F65"/>
    <w:rsid w:val="00646AEE"/>
    <w:rsid w:val="0065490B"/>
    <w:rsid w:val="00654CB7"/>
    <w:rsid w:val="00673455"/>
    <w:rsid w:val="00675BC6"/>
    <w:rsid w:val="00697310"/>
    <w:rsid w:val="006A0380"/>
    <w:rsid w:val="006B2EA5"/>
    <w:rsid w:val="006B690C"/>
    <w:rsid w:val="006C2ADA"/>
    <w:rsid w:val="006D249F"/>
    <w:rsid w:val="006D5CD3"/>
    <w:rsid w:val="006E257F"/>
    <w:rsid w:val="006E2785"/>
    <w:rsid w:val="006E7689"/>
    <w:rsid w:val="00705343"/>
    <w:rsid w:val="00721439"/>
    <w:rsid w:val="007240F7"/>
    <w:rsid w:val="00734128"/>
    <w:rsid w:val="007457D1"/>
    <w:rsid w:val="007523E0"/>
    <w:rsid w:val="00753C99"/>
    <w:rsid w:val="00756EBB"/>
    <w:rsid w:val="00771D8E"/>
    <w:rsid w:val="00772016"/>
    <w:rsid w:val="00781FEB"/>
    <w:rsid w:val="00785880"/>
    <w:rsid w:val="00791940"/>
    <w:rsid w:val="007A4373"/>
    <w:rsid w:val="007A7214"/>
    <w:rsid w:val="007B0047"/>
    <w:rsid w:val="007B3FA8"/>
    <w:rsid w:val="007C40DD"/>
    <w:rsid w:val="007C646C"/>
    <w:rsid w:val="007C6AC9"/>
    <w:rsid w:val="007D1B2E"/>
    <w:rsid w:val="007E595A"/>
    <w:rsid w:val="007E5ABB"/>
    <w:rsid w:val="007E670A"/>
    <w:rsid w:val="007F009D"/>
    <w:rsid w:val="00802C9A"/>
    <w:rsid w:val="0080703E"/>
    <w:rsid w:val="00810C3C"/>
    <w:rsid w:val="00814128"/>
    <w:rsid w:val="0082375C"/>
    <w:rsid w:val="008237CF"/>
    <w:rsid w:val="008250E0"/>
    <w:rsid w:val="008255C0"/>
    <w:rsid w:val="00836CB1"/>
    <w:rsid w:val="00836D30"/>
    <w:rsid w:val="00844A7E"/>
    <w:rsid w:val="00850552"/>
    <w:rsid w:val="0088397C"/>
    <w:rsid w:val="00895C0D"/>
    <w:rsid w:val="008965DC"/>
    <w:rsid w:val="00897363"/>
    <w:rsid w:val="008A4376"/>
    <w:rsid w:val="008B4453"/>
    <w:rsid w:val="008B472A"/>
    <w:rsid w:val="008B7A1E"/>
    <w:rsid w:val="008C29C8"/>
    <w:rsid w:val="008D32F3"/>
    <w:rsid w:val="008E073D"/>
    <w:rsid w:val="008E2899"/>
    <w:rsid w:val="008F1F88"/>
    <w:rsid w:val="00907FFA"/>
    <w:rsid w:val="0091045D"/>
    <w:rsid w:val="009213EA"/>
    <w:rsid w:val="0094412E"/>
    <w:rsid w:val="00947A94"/>
    <w:rsid w:val="00971CDB"/>
    <w:rsid w:val="00973CB1"/>
    <w:rsid w:val="0099726C"/>
    <w:rsid w:val="009A413D"/>
    <w:rsid w:val="009A5091"/>
    <w:rsid w:val="009B52C7"/>
    <w:rsid w:val="009B5DCE"/>
    <w:rsid w:val="009C077A"/>
    <w:rsid w:val="009C5E25"/>
    <w:rsid w:val="009C6502"/>
    <w:rsid w:val="009D7343"/>
    <w:rsid w:val="009E3428"/>
    <w:rsid w:val="009F0D41"/>
    <w:rsid w:val="009F4063"/>
    <w:rsid w:val="00A04108"/>
    <w:rsid w:val="00A07167"/>
    <w:rsid w:val="00A12B2F"/>
    <w:rsid w:val="00A15294"/>
    <w:rsid w:val="00A15339"/>
    <w:rsid w:val="00A16AEB"/>
    <w:rsid w:val="00A37A48"/>
    <w:rsid w:val="00A40229"/>
    <w:rsid w:val="00A43E2B"/>
    <w:rsid w:val="00A44981"/>
    <w:rsid w:val="00A51BDA"/>
    <w:rsid w:val="00A640E1"/>
    <w:rsid w:val="00A7162B"/>
    <w:rsid w:val="00A80568"/>
    <w:rsid w:val="00A80EF4"/>
    <w:rsid w:val="00A86587"/>
    <w:rsid w:val="00A9015B"/>
    <w:rsid w:val="00A96D42"/>
    <w:rsid w:val="00AA40D7"/>
    <w:rsid w:val="00AB1428"/>
    <w:rsid w:val="00AB770F"/>
    <w:rsid w:val="00AC1E4D"/>
    <w:rsid w:val="00AC5114"/>
    <w:rsid w:val="00AC6200"/>
    <w:rsid w:val="00AE2347"/>
    <w:rsid w:val="00AE3AE8"/>
    <w:rsid w:val="00AE4927"/>
    <w:rsid w:val="00AE5902"/>
    <w:rsid w:val="00AE62AB"/>
    <w:rsid w:val="00AE6CD8"/>
    <w:rsid w:val="00AF5589"/>
    <w:rsid w:val="00AF622C"/>
    <w:rsid w:val="00AF7185"/>
    <w:rsid w:val="00B151D3"/>
    <w:rsid w:val="00B176C2"/>
    <w:rsid w:val="00B4124C"/>
    <w:rsid w:val="00B46FA8"/>
    <w:rsid w:val="00B547C3"/>
    <w:rsid w:val="00B62E27"/>
    <w:rsid w:val="00B673CB"/>
    <w:rsid w:val="00B707AD"/>
    <w:rsid w:val="00B739BA"/>
    <w:rsid w:val="00B82DFE"/>
    <w:rsid w:val="00B87BBA"/>
    <w:rsid w:val="00B9272B"/>
    <w:rsid w:val="00B9282B"/>
    <w:rsid w:val="00B9296C"/>
    <w:rsid w:val="00B94BF0"/>
    <w:rsid w:val="00B95611"/>
    <w:rsid w:val="00B9579A"/>
    <w:rsid w:val="00BA1B3D"/>
    <w:rsid w:val="00BB1469"/>
    <w:rsid w:val="00BB7255"/>
    <w:rsid w:val="00BC0B80"/>
    <w:rsid w:val="00BD23B8"/>
    <w:rsid w:val="00C13F45"/>
    <w:rsid w:val="00C15723"/>
    <w:rsid w:val="00C23A1B"/>
    <w:rsid w:val="00C25F95"/>
    <w:rsid w:val="00C365C8"/>
    <w:rsid w:val="00C409CE"/>
    <w:rsid w:val="00C41AFD"/>
    <w:rsid w:val="00C56CC6"/>
    <w:rsid w:val="00C60036"/>
    <w:rsid w:val="00C601B3"/>
    <w:rsid w:val="00C604E3"/>
    <w:rsid w:val="00C61C2F"/>
    <w:rsid w:val="00C66C36"/>
    <w:rsid w:val="00C74559"/>
    <w:rsid w:val="00C74E40"/>
    <w:rsid w:val="00C87DA5"/>
    <w:rsid w:val="00C94911"/>
    <w:rsid w:val="00C97D1D"/>
    <w:rsid w:val="00CA4910"/>
    <w:rsid w:val="00CB43E8"/>
    <w:rsid w:val="00CE5515"/>
    <w:rsid w:val="00CF1E1A"/>
    <w:rsid w:val="00CF6CAE"/>
    <w:rsid w:val="00CF7814"/>
    <w:rsid w:val="00D01923"/>
    <w:rsid w:val="00D1210C"/>
    <w:rsid w:val="00D12E19"/>
    <w:rsid w:val="00D24256"/>
    <w:rsid w:val="00D30C8B"/>
    <w:rsid w:val="00D334C3"/>
    <w:rsid w:val="00D370EB"/>
    <w:rsid w:val="00D4690D"/>
    <w:rsid w:val="00D5045C"/>
    <w:rsid w:val="00D5073D"/>
    <w:rsid w:val="00D53155"/>
    <w:rsid w:val="00D53CAC"/>
    <w:rsid w:val="00D57973"/>
    <w:rsid w:val="00D609DB"/>
    <w:rsid w:val="00D635FF"/>
    <w:rsid w:val="00D64815"/>
    <w:rsid w:val="00D729FE"/>
    <w:rsid w:val="00D95512"/>
    <w:rsid w:val="00D96083"/>
    <w:rsid w:val="00D97778"/>
    <w:rsid w:val="00DB2C11"/>
    <w:rsid w:val="00DB63D1"/>
    <w:rsid w:val="00DD37FE"/>
    <w:rsid w:val="00DE14AF"/>
    <w:rsid w:val="00DE6F8A"/>
    <w:rsid w:val="00DF1729"/>
    <w:rsid w:val="00DF5436"/>
    <w:rsid w:val="00E041FE"/>
    <w:rsid w:val="00E04D33"/>
    <w:rsid w:val="00E12C8D"/>
    <w:rsid w:val="00E20FF0"/>
    <w:rsid w:val="00E31172"/>
    <w:rsid w:val="00E31E39"/>
    <w:rsid w:val="00E36D19"/>
    <w:rsid w:val="00E40630"/>
    <w:rsid w:val="00E45709"/>
    <w:rsid w:val="00E50CFE"/>
    <w:rsid w:val="00E544C5"/>
    <w:rsid w:val="00E552C3"/>
    <w:rsid w:val="00E5553D"/>
    <w:rsid w:val="00E56592"/>
    <w:rsid w:val="00E678AE"/>
    <w:rsid w:val="00E73CDF"/>
    <w:rsid w:val="00E73DA8"/>
    <w:rsid w:val="00E76BD1"/>
    <w:rsid w:val="00E818C9"/>
    <w:rsid w:val="00E92FF8"/>
    <w:rsid w:val="00EA7B59"/>
    <w:rsid w:val="00EB0208"/>
    <w:rsid w:val="00EB6C7B"/>
    <w:rsid w:val="00EE237E"/>
    <w:rsid w:val="00EE2AFF"/>
    <w:rsid w:val="00EF0836"/>
    <w:rsid w:val="00EF08C2"/>
    <w:rsid w:val="00EF1570"/>
    <w:rsid w:val="00EF27F8"/>
    <w:rsid w:val="00EF4F1E"/>
    <w:rsid w:val="00F01444"/>
    <w:rsid w:val="00F125AD"/>
    <w:rsid w:val="00F14651"/>
    <w:rsid w:val="00F402B3"/>
    <w:rsid w:val="00F417DF"/>
    <w:rsid w:val="00F55F35"/>
    <w:rsid w:val="00F56754"/>
    <w:rsid w:val="00F73061"/>
    <w:rsid w:val="00FA6410"/>
    <w:rsid w:val="00FC062E"/>
    <w:rsid w:val="00FC3C9E"/>
    <w:rsid w:val="00FC7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F3B2D"/>
    <w:pPr>
      <w:spacing w:after="0" w:line="276" w:lineRule="auto"/>
    </w:pPr>
    <w:rPr>
      <w:rFonts w:ascii="Arial" w:eastAsia="Arial" w:hAnsi="Arial" w:cs="Arial"/>
      <w:lang w:val="en-US"/>
    </w:rPr>
  </w:style>
  <w:style w:type="paragraph" w:styleId="Heading1">
    <w:name w:val="heading 1"/>
    <w:basedOn w:val="Normal"/>
    <w:next w:val="Normal"/>
    <w:link w:val="Heading1Char"/>
    <w:rsid w:val="003F3B2D"/>
    <w:pPr>
      <w:keepNext/>
      <w:keepLines/>
      <w:spacing w:before="400" w:after="120"/>
      <w:outlineLvl w:val="0"/>
    </w:pPr>
    <w:rPr>
      <w:sz w:val="40"/>
      <w:szCs w:val="40"/>
    </w:rPr>
  </w:style>
  <w:style w:type="paragraph" w:styleId="Heading2">
    <w:name w:val="heading 2"/>
    <w:basedOn w:val="Normal"/>
    <w:next w:val="Normal"/>
    <w:link w:val="Heading2Char"/>
    <w:rsid w:val="003F3B2D"/>
    <w:pPr>
      <w:keepNext/>
      <w:keepLines/>
      <w:spacing w:before="360" w:after="120"/>
      <w:outlineLvl w:val="1"/>
    </w:pPr>
    <w:rPr>
      <w:sz w:val="32"/>
      <w:szCs w:val="32"/>
    </w:rPr>
  </w:style>
  <w:style w:type="paragraph" w:styleId="Heading3">
    <w:name w:val="heading 3"/>
    <w:basedOn w:val="Normal"/>
    <w:next w:val="Normal"/>
    <w:link w:val="Heading3Char"/>
    <w:rsid w:val="003F3B2D"/>
    <w:pPr>
      <w:keepNext/>
      <w:keepLines/>
      <w:spacing w:before="320" w:after="80"/>
      <w:outlineLvl w:val="2"/>
    </w:pPr>
    <w:rPr>
      <w:color w:val="434343"/>
      <w:sz w:val="28"/>
      <w:szCs w:val="28"/>
    </w:rPr>
  </w:style>
  <w:style w:type="paragraph" w:styleId="Heading4">
    <w:name w:val="heading 4"/>
    <w:basedOn w:val="Normal"/>
    <w:next w:val="Normal"/>
    <w:link w:val="Heading4Char"/>
    <w:rsid w:val="003F3B2D"/>
    <w:pPr>
      <w:keepNext/>
      <w:keepLines/>
      <w:spacing w:before="280" w:after="80"/>
      <w:outlineLvl w:val="3"/>
    </w:pPr>
    <w:rPr>
      <w:color w:val="666666"/>
      <w:sz w:val="24"/>
      <w:szCs w:val="24"/>
    </w:rPr>
  </w:style>
  <w:style w:type="paragraph" w:styleId="Heading5">
    <w:name w:val="heading 5"/>
    <w:basedOn w:val="Normal"/>
    <w:next w:val="Normal"/>
    <w:link w:val="Heading5Char"/>
    <w:rsid w:val="003F3B2D"/>
    <w:pPr>
      <w:keepNext/>
      <w:keepLines/>
      <w:spacing w:before="240" w:after="80"/>
      <w:outlineLvl w:val="4"/>
    </w:pPr>
    <w:rPr>
      <w:color w:val="666666"/>
    </w:rPr>
  </w:style>
  <w:style w:type="paragraph" w:styleId="Heading6">
    <w:name w:val="heading 6"/>
    <w:basedOn w:val="Normal"/>
    <w:next w:val="Normal"/>
    <w:link w:val="Heading6Char"/>
    <w:rsid w:val="003F3B2D"/>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3F3B2D"/>
    <w:pPr>
      <w:spacing w:before="0" w:after="0"/>
      <w:jc w:val="right"/>
    </w:pPr>
    <w:rPr>
      <w:rFonts w:ascii="Palatino Linotype" w:eastAsia="Palatino Linotype" w:hAnsi="Palatino Linotype" w:cs="Palatino Linotype"/>
      <w:b/>
      <w:color w:val="2F5496" w:themeColor="accent1" w:themeShade="BF"/>
      <w:sz w:val="80"/>
      <w:szCs w:val="80"/>
    </w:rPr>
  </w:style>
  <w:style w:type="character" w:customStyle="1" w:styleId="ChapterTitleBPBHEBChar">
    <w:name w:val="Chapter Title [BPB HEB] Char"/>
    <w:basedOn w:val="Heading1Char"/>
    <w:link w:val="ChapterTitleBPBHEB"/>
    <w:rsid w:val="003F3B2D"/>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rsid w:val="003F3B2D"/>
    <w:rPr>
      <w:rFonts w:ascii="Arial" w:eastAsia="Arial" w:hAnsi="Arial" w:cs="Arial"/>
      <w:sz w:val="40"/>
      <w:szCs w:val="40"/>
      <w:lang w:val="en-US"/>
    </w:rPr>
  </w:style>
  <w:style w:type="paragraph" w:customStyle="1" w:styleId="ChapterTitleNumberBPBHEB">
    <w:name w:val="Chapter Title Number [BPB HEB]"/>
    <w:basedOn w:val="Heading1"/>
    <w:link w:val="ChapterTitleNumberBPBHEBChar"/>
    <w:qFormat/>
    <w:rsid w:val="003F3B2D"/>
    <w:pPr>
      <w:spacing w:before="0" w:after="0"/>
      <w:jc w:val="right"/>
    </w:pPr>
    <w:rPr>
      <w:rFonts w:ascii="Palatino Linotype" w:eastAsia="Palatino Linotype" w:hAnsi="Palatino Linotype" w:cs="Palatino Linotype"/>
      <w:bCs/>
      <w:smallCaps/>
      <w:color w:val="2F5496" w:themeColor="accent1" w:themeShade="BF"/>
      <w:sz w:val="70"/>
      <w:szCs w:val="70"/>
    </w:rPr>
  </w:style>
  <w:style w:type="character" w:customStyle="1" w:styleId="ChapterTitleNumberBPBHEBChar">
    <w:name w:val="Chapter Title Number [BPB HEB] Char"/>
    <w:basedOn w:val="Heading1Char"/>
    <w:link w:val="ChapterTitleNumberBPBHEB"/>
    <w:rsid w:val="003F3B2D"/>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3F3B2D"/>
    <w:pPr>
      <w:widowControl w:val="0"/>
      <w:pBdr>
        <w:top w:val="nil"/>
        <w:left w:val="nil"/>
        <w:bottom w:val="nil"/>
        <w:right w:val="nil"/>
        <w:between w:val="nil"/>
      </w:pBdr>
      <w:spacing w:after="100" w:line="240" w:lineRule="auto"/>
    </w:pPr>
    <w:rPr>
      <w:rFonts w:ascii="Consolas" w:hAnsi="Consolas"/>
      <w:sz w:val="20"/>
      <w:szCs w:val="20"/>
    </w:rPr>
  </w:style>
  <w:style w:type="character" w:customStyle="1" w:styleId="CodeBlockBPBHEBChar">
    <w:name w:val="Code Block [BPB HEB] Char"/>
    <w:basedOn w:val="DefaultParagraphFont"/>
    <w:link w:val="CodeBlockBPBHEB"/>
    <w:rsid w:val="003F3B2D"/>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3F3B2D"/>
    <w:pPr>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3F3B2D"/>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3F3B2D"/>
    <w:pPr>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3F3B2D"/>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3F3B2D"/>
    <w:pPr>
      <w:spacing w:after="0"/>
    </w:pPr>
    <w:rPr>
      <w:rFonts w:ascii="Palatino Linotype" w:eastAsia="Palatino Linotype" w:hAnsi="Palatino Linotype" w:cs="Palatino Linotype"/>
      <w:b/>
    </w:rPr>
  </w:style>
  <w:style w:type="paragraph" w:customStyle="1" w:styleId="Heading2BPBHEB">
    <w:name w:val="Heading 2 [BPB HEB]"/>
    <w:basedOn w:val="Normal"/>
    <w:link w:val="Heading2BPBHEBChar"/>
    <w:qFormat/>
    <w:rsid w:val="003F3B2D"/>
    <w:pPr>
      <w:spacing w:before="200"/>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3F3B2D"/>
    <w:rPr>
      <w:rFonts w:ascii="Palatino Linotype" w:eastAsia="Palatino Linotype" w:hAnsi="Palatino Linotype" w:cs="Palatino Linotype"/>
      <w:b/>
      <w:sz w:val="36"/>
      <w:szCs w:val="36"/>
      <w:lang w:val="en-US"/>
    </w:rPr>
  </w:style>
  <w:style w:type="paragraph" w:customStyle="1" w:styleId="LinkBPBHEB">
    <w:name w:val="Link [BPB HEB]"/>
    <w:basedOn w:val="Normal"/>
    <w:link w:val="LinkBPBHEBChar"/>
    <w:qFormat/>
    <w:rsid w:val="003F3B2D"/>
    <w:pPr>
      <w:pBdr>
        <w:top w:val="nil"/>
        <w:left w:val="nil"/>
        <w:bottom w:val="nil"/>
        <w:right w:val="nil"/>
        <w:between w:val="nil"/>
      </w:pBdr>
      <w:shd w:val="clear" w:color="auto" w:fill="FFFFFF"/>
      <w:spacing w:after="100"/>
      <w:jc w:val="both"/>
    </w:pPr>
    <w:rPr>
      <w:rFonts w:ascii="Palatino Linotype" w:hAnsi="Palatino Linotype"/>
      <w:b/>
    </w:rPr>
  </w:style>
  <w:style w:type="character" w:customStyle="1" w:styleId="LinkBPBHEBChar">
    <w:name w:val="Link [BPB HEB] Char"/>
    <w:basedOn w:val="DefaultParagraphFont"/>
    <w:link w:val="LinkBPBHEB"/>
    <w:rsid w:val="003F3B2D"/>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3F3B2D"/>
    <w:pPr>
      <w:pBdr>
        <w:top w:val="nil"/>
        <w:left w:val="nil"/>
        <w:bottom w:val="nil"/>
        <w:right w:val="nil"/>
        <w:between w:val="nil"/>
      </w:pBdr>
      <w:shd w:val="clear" w:color="auto" w:fill="FFFFFF"/>
      <w:spacing w:after="100"/>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3F3B2D"/>
    <w:rPr>
      <w:rFonts w:ascii="Palatino Linotype" w:eastAsia="Palatino Linotype" w:hAnsi="Palatino Linotype" w:cs="Palatino Linotype"/>
      <w:shd w:val="clear" w:color="auto" w:fill="FFFFFF"/>
      <w:lang w:val="en-US"/>
    </w:rPr>
  </w:style>
  <w:style w:type="character" w:customStyle="1" w:styleId="ScreenTextBPBHEB">
    <w:name w:val="ScreenText[BPB HEB]"/>
    <w:basedOn w:val="NormalBPBHEBChar"/>
    <w:uiPriority w:val="1"/>
    <w:qFormat/>
    <w:rsid w:val="003F3B2D"/>
    <w:rPr>
      <w:rFonts w:ascii="Palatino Linotype" w:eastAsia="Palatino Linotype" w:hAnsi="Palatino Linotype" w:cs="Palatino Linotype"/>
      <w:b/>
      <w:color w:val="auto"/>
      <w:sz w:val="22"/>
      <w:u w:val="none"/>
      <w:shd w:val="clear" w:color="auto" w:fill="FFFFFF"/>
      <w:lang w:val="en-US"/>
    </w:rPr>
  </w:style>
  <w:style w:type="paragraph" w:customStyle="1" w:styleId="TableCaptionBPBHEB">
    <w:name w:val="Table Caption [BPB HEB]"/>
    <w:basedOn w:val="Normal"/>
    <w:link w:val="TableCaptionBPBHEBChar"/>
    <w:qFormat/>
    <w:rsid w:val="003F3B2D"/>
    <w:pPr>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3F3B2D"/>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3F3B2D"/>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BPBHEB">
    <w:name w:val="Figure [BPB HEB]"/>
    <w:basedOn w:val="Normal"/>
    <w:qFormat/>
    <w:rsid w:val="00034A08"/>
    <w:pPr>
      <w:spacing w:after="200"/>
      <w:jc w:val="center"/>
    </w:pPr>
    <w:rPr>
      <w:rFonts w:ascii="Palatino Linotype" w:hAnsi="Palatino Linotype"/>
      <w:sz w:val="18"/>
    </w:rPr>
  </w:style>
  <w:style w:type="paragraph" w:customStyle="1" w:styleId="Heading3BPBHEB">
    <w:name w:val="Heading 3 [BPB HEB]"/>
    <w:basedOn w:val="Heading3"/>
    <w:qFormat/>
    <w:rsid w:val="003F3B2D"/>
    <w:pPr>
      <w:spacing w:before="40" w:after="0" w:line="259" w:lineRule="auto"/>
    </w:pPr>
    <w:rPr>
      <w:rFonts w:ascii="Palatino Linotype" w:eastAsiaTheme="majorEastAsia" w:hAnsi="Palatino Linotype" w:cstheme="majorBidi"/>
      <w:b/>
      <w:color w:val="000000" w:themeColor="text1"/>
      <w:sz w:val="32"/>
      <w:szCs w:val="24"/>
      <w:lang w:val="en-IN"/>
    </w:rPr>
  </w:style>
  <w:style w:type="character" w:customStyle="1" w:styleId="Heading3Char">
    <w:name w:val="Heading 3 Char"/>
    <w:basedOn w:val="DefaultParagraphFont"/>
    <w:link w:val="Heading3"/>
    <w:rsid w:val="00034A08"/>
    <w:rPr>
      <w:rFonts w:ascii="Arial" w:eastAsia="Arial" w:hAnsi="Arial" w:cs="Arial"/>
      <w:color w:val="434343"/>
      <w:sz w:val="28"/>
      <w:szCs w:val="28"/>
      <w:lang w:val="en-US"/>
    </w:rPr>
  </w:style>
  <w:style w:type="character" w:customStyle="1" w:styleId="Heading2Char">
    <w:name w:val="Heading 2 Char"/>
    <w:basedOn w:val="DefaultParagraphFont"/>
    <w:link w:val="Heading2"/>
    <w:rsid w:val="00034A08"/>
    <w:rPr>
      <w:rFonts w:ascii="Arial" w:eastAsia="Arial" w:hAnsi="Arial" w:cs="Arial"/>
      <w:sz w:val="32"/>
      <w:szCs w:val="32"/>
      <w:lang w:val="en-US"/>
    </w:rPr>
  </w:style>
  <w:style w:type="paragraph" w:customStyle="1" w:styleId="alt">
    <w:name w:val="alt"/>
    <w:basedOn w:val="Normal"/>
    <w:rsid w:val="003F3B2D"/>
    <w:pPr>
      <w:spacing w:before="100" w:beforeAutospacing="1" w:after="100" w:afterAutospacing="1" w:line="259" w:lineRule="auto"/>
    </w:pPr>
    <w:rPr>
      <w:rFonts w:asciiTheme="minorHAnsi" w:eastAsiaTheme="minorHAnsi" w:hAnsiTheme="minorHAnsi" w:cstheme="minorBidi"/>
    </w:rPr>
  </w:style>
  <w:style w:type="character" w:customStyle="1" w:styleId="hljs-meta">
    <w:name w:val="hljs-meta"/>
    <w:basedOn w:val="DefaultParagraphFont"/>
    <w:rsid w:val="003F3B2D"/>
  </w:style>
  <w:style w:type="character" w:customStyle="1" w:styleId="hljs-tag">
    <w:name w:val="hljs-tag"/>
    <w:basedOn w:val="DefaultParagraphFont"/>
    <w:rsid w:val="003F3B2D"/>
  </w:style>
  <w:style w:type="character" w:customStyle="1" w:styleId="hljs-name">
    <w:name w:val="hljs-name"/>
    <w:basedOn w:val="DefaultParagraphFont"/>
    <w:rsid w:val="003F3B2D"/>
  </w:style>
  <w:style w:type="character" w:customStyle="1" w:styleId="hljs-attr">
    <w:name w:val="hljs-attr"/>
    <w:basedOn w:val="DefaultParagraphFont"/>
    <w:rsid w:val="003F3B2D"/>
  </w:style>
  <w:style w:type="character" w:customStyle="1" w:styleId="hljs-string">
    <w:name w:val="hljs-string"/>
    <w:basedOn w:val="DefaultParagraphFont"/>
    <w:rsid w:val="003F3B2D"/>
  </w:style>
  <w:style w:type="character" w:customStyle="1" w:styleId="hljs-keyword">
    <w:name w:val="hljs-keyword"/>
    <w:basedOn w:val="DefaultParagraphFont"/>
    <w:rsid w:val="003F3B2D"/>
  </w:style>
  <w:style w:type="character" w:customStyle="1" w:styleId="hljs-title">
    <w:name w:val="hljs-title"/>
    <w:basedOn w:val="DefaultParagraphFont"/>
    <w:rsid w:val="0010580C"/>
  </w:style>
  <w:style w:type="character" w:customStyle="1" w:styleId="hljs-function">
    <w:name w:val="hljs-function"/>
    <w:basedOn w:val="DefaultParagraphFont"/>
    <w:rsid w:val="0010580C"/>
  </w:style>
  <w:style w:type="character" w:customStyle="1" w:styleId="hljs-params">
    <w:name w:val="hljs-params"/>
    <w:basedOn w:val="DefaultParagraphFont"/>
    <w:rsid w:val="00336442"/>
  </w:style>
  <w:style w:type="character" w:customStyle="1" w:styleId="hljs-number">
    <w:name w:val="hljs-number"/>
    <w:basedOn w:val="DefaultParagraphFont"/>
    <w:rsid w:val="003F3B2D"/>
  </w:style>
  <w:style w:type="character" w:styleId="Hyperlink">
    <w:name w:val="Hyperlink"/>
    <w:basedOn w:val="DefaultParagraphFont"/>
    <w:uiPriority w:val="99"/>
    <w:unhideWhenUsed/>
    <w:rsid w:val="003F3B2D"/>
    <w:rPr>
      <w:color w:val="0563C1" w:themeColor="hyperlink"/>
      <w:u w:val="single"/>
    </w:rPr>
  </w:style>
  <w:style w:type="character" w:styleId="UnresolvedMention">
    <w:name w:val="Unresolved Mention"/>
    <w:basedOn w:val="DefaultParagraphFont"/>
    <w:uiPriority w:val="99"/>
    <w:semiHidden/>
    <w:unhideWhenUsed/>
    <w:rsid w:val="003F3B2D"/>
    <w:rPr>
      <w:color w:val="605E5C"/>
      <w:shd w:val="clear" w:color="auto" w:fill="E1DFDD"/>
    </w:rPr>
  </w:style>
  <w:style w:type="paragraph" w:styleId="ListParagraph">
    <w:name w:val="List Paragraph"/>
    <w:basedOn w:val="Normal"/>
    <w:uiPriority w:val="34"/>
    <w:qFormat/>
    <w:rsid w:val="003F3B2D"/>
    <w:pPr>
      <w:ind w:left="720"/>
      <w:contextualSpacing/>
    </w:pPr>
  </w:style>
  <w:style w:type="paragraph" w:styleId="Caption">
    <w:name w:val="caption"/>
    <w:basedOn w:val="Normal"/>
    <w:next w:val="Normal"/>
    <w:uiPriority w:val="35"/>
    <w:unhideWhenUsed/>
    <w:qFormat/>
    <w:rsid w:val="0099726C"/>
    <w:pPr>
      <w:spacing w:after="200" w:line="240" w:lineRule="auto"/>
    </w:pPr>
    <w:rPr>
      <w:i/>
      <w:iCs/>
      <w:color w:val="44546A" w:themeColor="text2"/>
      <w:sz w:val="18"/>
      <w:szCs w:val="18"/>
    </w:rPr>
  </w:style>
  <w:style w:type="paragraph" w:styleId="Revision">
    <w:name w:val="Revision"/>
    <w:hidden/>
    <w:uiPriority w:val="99"/>
    <w:semiHidden/>
    <w:rsid w:val="00D30C8B"/>
    <w:pPr>
      <w:spacing w:after="0" w:line="240" w:lineRule="auto"/>
    </w:pPr>
    <w:rPr>
      <w:lang w:val="en-US"/>
    </w:rPr>
  </w:style>
  <w:style w:type="character" w:styleId="CommentReference">
    <w:name w:val="annotation reference"/>
    <w:basedOn w:val="DefaultParagraphFont"/>
    <w:uiPriority w:val="99"/>
    <w:semiHidden/>
    <w:unhideWhenUsed/>
    <w:rsid w:val="003F3B2D"/>
    <w:rPr>
      <w:sz w:val="16"/>
      <w:szCs w:val="16"/>
    </w:rPr>
  </w:style>
  <w:style w:type="paragraph" w:styleId="CommentText">
    <w:name w:val="annotation text"/>
    <w:basedOn w:val="Normal"/>
    <w:link w:val="CommentTextChar"/>
    <w:uiPriority w:val="99"/>
    <w:unhideWhenUsed/>
    <w:rsid w:val="003F3B2D"/>
    <w:pPr>
      <w:spacing w:line="240" w:lineRule="auto"/>
    </w:pPr>
    <w:rPr>
      <w:sz w:val="20"/>
      <w:szCs w:val="20"/>
    </w:rPr>
  </w:style>
  <w:style w:type="character" w:customStyle="1" w:styleId="CommentTextChar">
    <w:name w:val="Comment Text Char"/>
    <w:basedOn w:val="DefaultParagraphFont"/>
    <w:link w:val="CommentText"/>
    <w:uiPriority w:val="99"/>
    <w:rsid w:val="003F3B2D"/>
    <w:rPr>
      <w:rFonts w:ascii="Arial" w:eastAsia="Arial" w:hAnsi="Arial" w:cs="Arial"/>
      <w:sz w:val="20"/>
      <w:szCs w:val="20"/>
      <w:lang w:val="en-US"/>
    </w:rPr>
  </w:style>
  <w:style w:type="paragraph" w:styleId="CommentSubject">
    <w:name w:val="annotation subject"/>
    <w:basedOn w:val="CommentText"/>
    <w:next w:val="CommentText"/>
    <w:link w:val="CommentSubjectChar"/>
    <w:uiPriority w:val="99"/>
    <w:semiHidden/>
    <w:unhideWhenUsed/>
    <w:rsid w:val="003F3B2D"/>
    <w:rPr>
      <w:b/>
      <w:bCs/>
    </w:rPr>
  </w:style>
  <w:style w:type="character" w:customStyle="1" w:styleId="CommentSubjectChar">
    <w:name w:val="Comment Subject Char"/>
    <w:basedOn w:val="CommentTextChar"/>
    <w:link w:val="CommentSubject"/>
    <w:uiPriority w:val="99"/>
    <w:semiHidden/>
    <w:rsid w:val="003F3B2D"/>
    <w:rPr>
      <w:rFonts w:ascii="Arial" w:eastAsia="Arial" w:hAnsi="Arial" w:cs="Arial"/>
      <w:b/>
      <w:bCs/>
      <w:sz w:val="20"/>
      <w:szCs w:val="20"/>
      <w:lang w:val="en-US"/>
    </w:rPr>
  </w:style>
  <w:style w:type="paragraph" w:styleId="BalloonText">
    <w:name w:val="Balloon Text"/>
    <w:basedOn w:val="Normal"/>
    <w:link w:val="BalloonTextChar"/>
    <w:uiPriority w:val="99"/>
    <w:semiHidden/>
    <w:unhideWhenUsed/>
    <w:rsid w:val="003F3B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B2D"/>
    <w:rPr>
      <w:rFonts w:ascii="Tahoma" w:eastAsia="Arial" w:hAnsi="Tahoma" w:cs="Tahoma"/>
      <w:sz w:val="16"/>
      <w:szCs w:val="16"/>
      <w:lang w:val="en-US"/>
    </w:rPr>
  </w:style>
  <w:style w:type="paragraph" w:styleId="PlainText">
    <w:name w:val="Plain Text"/>
    <w:basedOn w:val="Normal"/>
    <w:link w:val="PlainTextChar"/>
    <w:uiPriority w:val="99"/>
    <w:semiHidden/>
    <w:unhideWhenUsed/>
    <w:rsid w:val="003F3B2D"/>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F3B2D"/>
    <w:rPr>
      <w:rFonts w:ascii="Consolas" w:eastAsia="Arial" w:hAnsi="Consolas" w:cs="Arial"/>
      <w:sz w:val="21"/>
      <w:szCs w:val="21"/>
      <w:lang w:val="en-US"/>
    </w:rPr>
  </w:style>
  <w:style w:type="paragraph" w:customStyle="1" w:styleId="bpbbodyEng">
    <w:name w:val="bpb_body_Eng"/>
    <w:basedOn w:val="PlainText"/>
    <w:link w:val="bpbbodyEngChar"/>
    <w:qFormat/>
    <w:rsid w:val="003F3B2D"/>
    <w:pPr>
      <w:spacing w:after="60"/>
      <w:jc w:val="both"/>
    </w:pPr>
    <w:rPr>
      <w:rFonts w:ascii="Arial" w:hAnsi="Arial"/>
      <w:sz w:val="22"/>
      <w:szCs w:val="22"/>
    </w:rPr>
  </w:style>
  <w:style w:type="character" w:customStyle="1" w:styleId="bpbbodyEngChar">
    <w:name w:val="bpb_body_Eng Char"/>
    <w:basedOn w:val="DefaultParagraphFont"/>
    <w:link w:val="bpbbodyEng"/>
    <w:locked/>
    <w:rsid w:val="003F3B2D"/>
    <w:rPr>
      <w:rFonts w:ascii="Arial" w:eastAsia="Arial" w:hAnsi="Arial" w:cs="Arial"/>
      <w:lang w:val="en-US"/>
    </w:rPr>
  </w:style>
  <w:style w:type="paragraph" w:customStyle="1" w:styleId="FigureBPB">
    <w:name w:val="Figure [BPB]"/>
    <w:basedOn w:val="Normal"/>
    <w:qFormat/>
    <w:rsid w:val="003F3B2D"/>
    <w:pPr>
      <w:spacing w:after="200"/>
      <w:jc w:val="center"/>
    </w:pPr>
    <w:rPr>
      <w:rFonts w:ascii="Palatino Linotype" w:eastAsiaTheme="minorHAnsi" w:hAnsi="Palatino Linotype" w:cstheme="minorBidi"/>
      <w:sz w:val="18"/>
    </w:rPr>
  </w:style>
  <w:style w:type="character" w:styleId="FollowedHyperlink">
    <w:name w:val="FollowedHyperlink"/>
    <w:basedOn w:val="DefaultParagraphFont"/>
    <w:uiPriority w:val="99"/>
    <w:semiHidden/>
    <w:unhideWhenUsed/>
    <w:rsid w:val="003F3B2D"/>
    <w:rPr>
      <w:color w:val="954F72" w:themeColor="followedHyperlink"/>
      <w:u w:val="single"/>
    </w:rPr>
  </w:style>
  <w:style w:type="paragraph" w:styleId="Footer">
    <w:name w:val="footer"/>
    <w:basedOn w:val="Normal"/>
    <w:link w:val="FooterChar"/>
    <w:uiPriority w:val="99"/>
    <w:unhideWhenUsed/>
    <w:rsid w:val="003F3B2D"/>
    <w:pPr>
      <w:tabs>
        <w:tab w:val="center" w:pos="4513"/>
        <w:tab w:val="right" w:pos="9026"/>
      </w:tabs>
      <w:spacing w:line="240" w:lineRule="auto"/>
    </w:pPr>
  </w:style>
  <w:style w:type="character" w:customStyle="1" w:styleId="FooterChar">
    <w:name w:val="Footer Char"/>
    <w:basedOn w:val="DefaultParagraphFont"/>
    <w:link w:val="Footer"/>
    <w:uiPriority w:val="99"/>
    <w:rsid w:val="003F3B2D"/>
    <w:rPr>
      <w:rFonts w:ascii="Arial" w:eastAsia="Arial" w:hAnsi="Arial" w:cs="Arial"/>
      <w:lang w:val="en-US"/>
    </w:rPr>
  </w:style>
  <w:style w:type="paragraph" w:styleId="Header">
    <w:name w:val="header"/>
    <w:basedOn w:val="Normal"/>
    <w:link w:val="HeaderChar"/>
    <w:uiPriority w:val="99"/>
    <w:unhideWhenUsed/>
    <w:rsid w:val="003F3B2D"/>
    <w:pPr>
      <w:tabs>
        <w:tab w:val="center" w:pos="4513"/>
        <w:tab w:val="right" w:pos="9026"/>
      </w:tabs>
      <w:spacing w:line="240" w:lineRule="auto"/>
    </w:pPr>
  </w:style>
  <w:style w:type="character" w:customStyle="1" w:styleId="HeaderChar">
    <w:name w:val="Header Char"/>
    <w:basedOn w:val="DefaultParagraphFont"/>
    <w:link w:val="Header"/>
    <w:uiPriority w:val="99"/>
    <w:rsid w:val="003F3B2D"/>
    <w:rPr>
      <w:rFonts w:ascii="Arial" w:eastAsia="Arial" w:hAnsi="Arial" w:cs="Arial"/>
      <w:lang w:val="en-US"/>
    </w:rPr>
  </w:style>
  <w:style w:type="character" w:customStyle="1" w:styleId="Heading4Char">
    <w:name w:val="Heading 4 Char"/>
    <w:basedOn w:val="DefaultParagraphFont"/>
    <w:link w:val="Heading4"/>
    <w:rsid w:val="003F3B2D"/>
    <w:rPr>
      <w:rFonts w:ascii="Arial" w:eastAsia="Arial" w:hAnsi="Arial" w:cs="Arial"/>
      <w:color w:val="666666"/>
      <w:sz w:val="24"/>
      <w:szCs w:val="24"/>
      <w:lang w:val="en-US"/>
    </w:rPr>
  </w:style>
  <w:style w:type="character" w:customStyle="1" w:styleId="Heading5Char">
    <w:name w:val="Heading 5 Char"/>
    <w:basedOn w:val="DefaultParagraphFont"/>
    <w:link w:val="Heading5"/>
    <w:rsid w:val="003F3B2D"/>
    <w:rPr>
      <w:rFonts w:ascii="Arial" w:eastAsia="Arial" w:hAnsi="Arial" w:cs="Arial"/>
      <w:color w:val="666666"/>
      <w:lang w:val="en-US"/>
    </w:rPr>
  </w:style>
  <w:style w:type="character" w:customStyle="1" w:styleId="Heading6Char">
    <w:name w:val="Heading 6 Char"/>
    <w:basedOn w:val="DefaultParagraphFont"/>
    <w:link w:val="Heading6"/>
    <w:rsid w:val="003F3B2D"/>
    <w:rPr>
      <w:rFonts w:ascii="Arial" w:eastAsia="Arial" w:hAnsi="Arial" w:cs="Arial"/>
      <w:i/>
      <w:color w:val="666666"/>
      <w:lang w:val="en-US"/>
    </w:rPr>
  </w:style>
  <w:style w:type="character" w:customStyle="1" w:styleId="hljs-attribute">
    <w:name w:val="hljs-attribute"/>
    <w:basedOn w:val="DefaultParagraphFont"/>
    <w:rsid w:val="003F3B2D"/>
  </w:style>
  <w:style w:type="character" w:customStyle="1" w:styleId="hljs-builtin">
    <w:name w:val="hljs-built_in"/>
    <w:basedOn w:val="DefaultParagraphFont"/>
    <w:rsid w:val="003F3B2D"/>
  </w:style>
  <w:style w:type="character" w:customStyle="1" w:styleId="hljs-meta-keyword">
    <w:name w:val="hljs-meta-keyword"/>
    <w:basedOn w:val="DefaultParagraphFont"/>
    <w:rsid w:val="003F3B2D"/>
  </w:style>
  <w:style w:type="character" w:customStyle="1" w:styleId="hljs-selector-class">
    <w:name w:val="hljs-selector-class"/>
    <w:basedOn w:val="DefaultParagraphFont"/>
    <w:rsid w:val="003F3B2D"/>
  </w:style>
  <w:style w:type="character" w:customStyle="1" w:styleId="hljs-selector-tag">
    <w:name w:val="hljs-selector-tag"/>
    <w:basedOn w:val="DefaultParagraphFont"/>
    <w:rsid w:val="003F3B2D"/>
  </w:style>
  <w:style w:type="character" w:customStyle="1" w:styleId="hljs-symbol">
    <w:name w:val="hljs-symbol"/>
    <w:basedOn w:val="DefaultParagraphFont"/>
    <w:rsid w:val="003F3B2D"/>
  </w:style>
  <w:style w:type="character" w:styleId="HTMLAcronym">
    <w:name w:val="HTML Acronym"/>
    <w:basedOn w:val="DefaultParagraphFont"/>
    <w:uiPriority w:val="99"/>
    <w:unhideWhenUsed/>
    <w:rsid w:val="003F3B2D"/>
  </w:style>
  <w:style w:type="character" w:styleId="HTMLCode">
    <w:name w:val="HTML Code"/>
    <w:basedOn w:val="DefaultParagraphFont"/>
    <w:uiPriority w:val="99"/>
    <w:unhideWhenUsed/>
    <w:rsid w:val="003F3B2D"/>
    <w:rPr>
      <w:rFonts w:ascii="Consolas" w:hAnsi="Consolas"/>
      <w:sz w:val="20"/>
      <w:szCs w:val="20"/>
    </w:rPr>
  </w:style>
  <w:style w:type="character" w:styleId="HTMLKeyboard">
    <w:name w:val="HTML Keyboard"/>
    <w:basedOn w:val="DefaultParagraphFont"/>
    <w:uiPriority w:val="99"/>
    <w:unhideWhenUsed/>
    <w:rsid w:val="003F3B2D"/>
    <w:rPr>
      <w:rFonts w:ascii="Consolas" w:hAnsi="Consolas"/>
      <w:sz w:val="20"/>
      <w:szCs w:val="20"/>
    </w:rPr>
  </w:style>
  <w:style w:type="paragraph" w:styleId="HTMLPreformatted">
    <w:name w:val="HTML Preformatted"/>
    <w:basedOn w:val="Normal"/>
    <w:link w:val="HTMLPreformattedChar"/>
    <w:uiPriority w:val="99"/>
    <w:unhideWhenUsed/>
    <w:rsid w:val="003F3B2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3F3B2D"/>
    <w:rPr>
      <w:rFonts w:ascii="Consolas" w:eastAsia="Arial" w:hAnsi="Consolas" w:cs="Arial"/>
      <w:sz w:val="20"/>
      <w:szCs w:val="20"/>
      <w:lang w:val="en-US"/>
    </w:rPr>
  </w:style>
  <w:style w:type="character" w:styleId="HTMLSample">
    <w:name w:val="HTML Sample"/>
    <w:basedOn w:val="DefaultParagraphFont"/>
    <w:uiPriority w:val="99"/>
    <w:unhideWhenUsed/>
    <w:rsid w:val="003F3B2D"/>
    <w:rPr>
      <w:rFonts w:ascii="Consolas" w:hAnsi="Consolas"/>
      <w:sz w:val="24"/>
      <w:szCs w:val="24"/>
    </w:rPr>
  </w:style>
  <w:style w:type="character" w:styleId="HTMLTypewriter">
    <w:name w:val="HTML Typewriter"/>
    <w:basedOn w:val="DefaultParagraphFont"/>
    <w:uiPriority w:val="99"/>
    <w:unhideWhenUsed/>
    <w:rsid w:val="003F3B2D"/>
    <w:rPr>
      <w:rFonts w:ascii="Consolas" w:hAnsi="Consolas"/>
      <w:sz w:val="20"/>
      <w:szCs w:val="20"/>
    </w:rPr>
  </w:style>
  <w:style w:type="character" w:styleId="HTMLVariable">
    <w:name w:val="HTML Variable"/>
    <w:basedOn w:val="DefaultParagraphFont"/>
    <w:uiPriority w:val="99"/>
    <w:unhideWhenUsed/>
    <w:rsid w:val="003F3B2D"/>
    <w:rPr>
      <w:i/>
      <w:iCs/>
    </w:rPr>
  </w:style>
  <w:style w:type="paragraph" w:styleId="ListBullet">
    <w:name w:val="List Bullet"/>
    <w:basedOn w:val="Normal"/>
    <w:uiPriority w:val="99"/>
    <w:unhideWhenUsed/>
    <w:rsid w:val="003F3B2D"/>
    <w:pPr>
      <w:numPr>
        <w:numId w:val="58"/>
      </w:numPr>
      <w:contextualSpacing/>
    </w:pPr>
  </w:style>
  <w:style w:type="character" w:customStyle="1" w:styleId="ReferencesBPBHEB">
    <w:name w:val="References [BPB HEB]"/>
    <w:basedOn w:val="DefaultParagraphFont"/>
    <w:uiPriority w:val="1"/>
    <w:qFormat/>
    <w:rsid w:val="003F3B2D"/>
    <w:rPr>
      <w:rFonts w:ascii="Palatino Linotype" w:hAnsi="Palatino Linotype"/>
      <w:i/>
      <w:sz w:val="24"/>
    </w:rPr>
  </w:style>
  <w:style w:type="paragraph" w:styleId="Subtitle">
    <w:name w:val="Subtitle"/>
    <w:basedOn w:val="Normal"/>
    <w:next w:val="Normal"/>
    <w:link w:val="SubtitleChar"/>
    <w:rsid w:val="003F3B2D"/>
    <w:pPr>
      <w:keepNext/>
      <w:keepLines/>
      <w:spacing w:after="320"/>
    </w:pPr>
    <w:rPr>
      <w:color w:val="666666"/>
      <w:sz w:val="30"/>
      <w:szCs w:val="30"/>
    </w:rPr>
  </w:style>
  <w:style w:type="character" w:customStyle="1" w:styleId="SubtitleChar">
    <w:name w:val="Subtitle Char"/>
    <w:basedOn w:val="DefaultParagraphFont"/>
    <w:link w:val="Subtitle"/>
    <w:rsid w:val="003F3B2D"/>
    <w:rPr>
      <w:rFonts w:ascii="Arial" w:eastAsia="Arial" w:hAnsi="Arial" w:cs="Arial"/>
      <w:color w:val="666666"/>
      <w:sz w:val="30"/>
      <w:szCs w:val="30"/>
      <w:lang w:val="en-US"/>
    </w:rPr>
  </w:style>
  <w:style w:type="table" w:styleId="TableGrid">
    <w:name w:val="Table Grid"/>
    <w:basedOn w:val="TableNormal"/>
    <w:uiPriority w:val="59"/>
    <w:rsid w:val="003F3B2D"/>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rsid w:val="003F3B2D"/>
    <w:pPr>
      <w:keepNext/>
      <w:keepLines/>
      <w:spacing w:after="60"/>
    </w:pPr>
    <w:rPr>
      <w:sz w:val="52"/>
      <w:szCs w:val="52"/>
    </w:rPr>
  </w:style>
  <w:style w:type="character" w:customStyle="1" w:styleId="TitleChar">
    <w:name w:val="Title Char"/>
    <w:basedOn w:val="DefaultParagraphFont"/>
    <w:link w:val="Title"/>
    <w:rsid w:val="003F3B2D"/>
    <w:rPr>
      <w:rFonts w:ascii="Arial" w:eastAsia="Arial" w:hAnsi="Arial" w:cs="Arial"/>
      <w:sz w:val="52"/>
      <w:szCs w:val="52"/>
      <w:lang w:val="en-US"/>
    </w:rPr>
  </w:style>
  <w:style w:type="character" w:customStyle="1" w:styleId="UnresolvedMention1">
    <w:name w:val="Unresolved Mention1"/>
    <w:basedOn w:val="DefaultParagraphFont"/>
    <w:uiPriority w:val="99"/>
    <w:semiHidden/>
    <w:unhideWhenUsed/>
    <w:rsid w:val="003F3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79598">
      <w:bodyDiv w:val="1"/>
      <w:marLeft w:val="0"/>
      <w:marRight w:val="0"/>
      <w:marTop w:val="0"/>
      <w:marBottom w:val="0"/>
      <w:divBdr>
        <w:top w:val="none" w:sz="0" w:space="0" w:color="auto"/>
        <w:left w:val="none" w:sz="0" w:space="0" w:color="auto"/>
        <w:bottom w:val="none" w:sz="0" w:space="0" w:color="auto"/>
        <w:right w:val="none" w:sz="0" w:space="0" w:color="auto"/>
      </w:divBdr>
    </w:div>
    <w:div w:id="78212702">
      <w:bodyDiv w:val="1"/>
      <w:marLeft w:val="0"/>
      <w:marRight w:val="0"/>
      <w:marTop w:val="0"/>
      <w:marBottom w:val="0"/>
      <w:divBdr>
        <w:top w:val="none" w:sz="0" w:space="0" w:color="auto"/>
        <w:left w:val="none" w:sz="0" w:space="0" w:color="auto"/>
        <w:bottom w:val="none" w:sz="0" w:space="0" w:color="auto"/>
        <w:right w:val="none" w:sz="0" w:space="0" w:color="auto"/>
      </w:divBdr>
    </w:div>
    <w:div w:id="116532806">
      <w:bodyDiv w:val="1"/>
      <w:marLeft w:val="0"/>
      <w:marRight w:val="0"/>
      <w:marTop w:val="0"/>
      <w:marBottom w:val="0"/>
      <w:divBdr>
        <w:top w:val="none" w:sz="0" w:space="0" w:color="auto"/>
        <w:left w:val="none" w:sz="0" w:space="0" w:color="auto"/>
        <w:bottom w:val="none" w:sz="0" w:space="0" w:color="auto"/>
        <w:right w:val="none" w:sz="0" w:space="0" w:color="auto"/>
      </w:divBdr>
    </w:div>
    <w:div w:id="206533210">
      <w:bodyDiv w:val="1"/>
      <w:marLeft w:val="0"/>
      <w:marRight w:val="0"/>
      <w:marTop w:val="0"/>
      <w:marBottom w:val="0"/>
      <w:divBdr>
        <w:top w:val="none" w:sz="0" w:space="0" w:color="auto"/>
        <w:left w:val="none" w:sz="0" w:space="0" w:color="auto"/>
        <w:bottom w:val="none" w:sz="0" w:space="0" w:color="auto"/>
        <w:right w:val="none" w:sz="0" w:space="0" w:color="auto"/>
      </w:divBdr>
    </w:div>
    <w:div w:id="226301256">
      <w:bodyDiv w:val="1"/>
      <w:marLeft w:val="0"/>
      <w:marRight w:val="0"/>
      <w:marTop w:val="0"/>
      <w:marBottom w:val="0"/>
      <w:divBdr>
        <w:top w:val="none" w:sz="0" w:space="0" w:color="auto"/>
        <w:left w:val="none" w:sz="0" w:space="0" w:color="auto"/>
        <w:bottom w:val="none" w:sz="0" w:space="0" w:color="auto"/>
        <w:right w:val="none" w:sz="0" w:space="0" w:color="auto"/>
      </w:divBdr>
    </w:div>
    <w:div w:id="231670549">
      <w:bodyDiv w:val="1"/>
      <w:marLeft w:val="0"/>
      <w:marRight w:val="0"/>
      <w:marTop w:val="0"/>
      <w:marBottom w:val="0"/>
      <w:divBdr>
        <w:top w:val="none" w:sz="0" w:space="0" w:color="auto"/>
        <w:left w:val="none" w:sz="0" w:space="0" w:color="auto"/>
        <w:bottom w:val="none" w:sz="0" w:space="0" w:color="auto"/>
        <w:right w:val="none" w:sz="0" w:space="0" w:color="auto"/>
      </w:divBdr>
    </w:div>
    <w:div w:id="421338451">
      <w:bodyDiv w:val="1"/>
      <w:marLeft w:val="0"/>
      <w:marRight w:val="0"/>
      <w:marTop w:val="0"/>
      <w:marBottom w:val="0"/>
      <w:divBdr>
        <w:top w:val="none" w:sz="0" w:space="0" w:color="auto"/>
        <w:left w:val="none" w:sz="0" w:space="0" w:color="auto"/>
        <w:bottom w:val="none" w:sz="0" w:space="0" w:color="auto"/>
        <w:right w:val="none" w:sz="0" w:space="0" w:color="auto"/>
      </w:divBdr>
    </w:div>
    <w:div w:id="442388806">
      <w:bodyDiv w:val="1"/>
      <w:marLeft w:val="0"/>
      <w:marRight w:val="0"/>
      <w:marTop w:val="0"/>
      <w:marBottom w:val="0"/>
      <w:divBdr>
        <w:top w:val="none" w:sz="0" w:space="0" w:color="auto"/>
        <w:left w:val="none" w:sz="0" w:space="0" w:color="auto"/>
        <w:bottom w:val="none" w:sz="0" w:space="0" w:color="auto"/>
        <w:right w:val="none" w:sz="0" w:space="0" w:color="auto"/>
      </w:divBdr>
    </w:div>
    <w:div w:id="488012997">
      <w:bodyDiv w:val="1"/>
      <w:marLeft w:val="0"/>
      <w:marRight w:val="0"/>
      <w:marTop w:val="0"/>
      <w:marBottom w:val="0"/>
      <w:divBdr>
        <w:top w:val="none" w:sz="0" w:space="0" w:color="auto"/>
        <w:left w:val="none" w:sz="0" w:space="0" w:color="auto"/>
        <w:bottom w:val="none" w:sz="0" w:space="0" w:color="auto"/>
        <w:right w:val="none" w:sz="0" w:space="0" w:color="auto"/>
      </w:divBdr>
    </w:div>
    <w:div w:id="705908187">
      <w:bodyDiv w:val="1"/>
      <w:marLeft w:val="0"/>
      <w:marRight w:val="0"/>
      <w:marTop w:val="0"/>
      <w:marBottom w:val="0"/>
      <w:divBdr>
        <w:top w:val="none" w:sz="0" w:space="0" w:color="auto"/>
        <w:left w:val="none" w:sz="0" w:space="0" w:color="auto"/>
        <w:bottom w:val="none" w:sz="0" w:space="0" w:color="auto"/>
        <w:right w:val="none" w:sz="0" w:space="0" w:color="auto"/>
      </w:divBdr>
    </w:div>
    <w:div w:id="719598609">
      <w:bodyDiv w:val="1"/>
      <w:marLeft w:val="0"/>
      <w:marRight w:val="0"/>
      <w:marTop w:val="0"/>
      <w:marBottom w:val="0"/>
      <w:divBdr>
        <w:top w:val="none" w:sz="0" w:space="0" w:color="auto"/>
        <w:left w:val="none" w:sz="0" w:space="0" w:color="auto"/>
        <w:bottom w:val="none" w:sz="0" w:space="0" w:color="auto"/>
        <w:right w:val="none" w:sz="0" w:space="0" w:color="auto"/>
      </w:divBdr>
    </w:div>
    <w:div w:id="891772331">
      <w:bodyDiv w:val="1"/>
      <w:marLeft w:val="0"/>
      <w:marRight w:val="0"/>
      <w:marTop w:val="0"/>
      <w:marBottom w:val="0"/>
      <w:divBdr>
        <w:top w:val="none" w:sz="0" w:space="0" w:color="auto"/>
        <w:left w:val="none" w:sz="0" w:space="0" w:color="auto"/>
        <w:bottom w:val="none" w:sz="0" w:space="0" w:color="auto"/>
        <w:right w:val="none" w:sz="0" w:space="0" w:color="auto"/>
      </w:divBdr>
    </w:div>
    <w:div w:id="901986794">
      <w:bodyDiv w:val="1"/>
      <w:marLeft w:val="0"/>
      <w:marRight w:val="0"/>
      <w:marTop w:val="0"/>
      <w:marBottom w:val="0"/>
      <w:divBdr>
        <w:top w:val="none" w:sz="0" w:space="0" w:color="auto"/>
        <w:left w:val="none" w:sz="0" w:space="0" w:color="auto"/>
        <w:bottom w:val="none" w:sz="0" w:space="0" w:color="auto"/>
        <w:right w:val="none" w:sz="0" w:space="0" w:color="auto"/>
      </w:divBdr>
    </w:div>
    <w:div w:id="912663179">
      <w:bodyDiv w:val="1"/>
      <w:marLeft w:val="0"/>
      <w:marRight w:val="0"/>
      <w:marTop w:val="0"/>
      <w:marBottom w:val="0"/>
      <w:divBdr>
        <w:top w:val="none" w:sz="0" w:space="0" w:color="auto"/>
        <w:left w:val="none" w:sz="0" w:space="0" w:color="auto"/>
        <w:bottom w:val="none" w:sz="0" w:space="0" w:color="auto"/>
        <w:right w:val="none" w:sz="0" w:space="0" w:color="auto"/>
      </w:divBdr>
    </w:div>
    <w:div w:id="1037047175">
      <w:bodyDiv w:val="1"/>
      <w:marLeft w:val="0"/>
      <w:marRight w:val="0"/>
      <w:marTop w:val="0"/>
      <w:marBottom w:val="0"/>
      <w:divBdr>
        <w:top w:val="none" w:sz="0" w:space="0" w:color="auto"/>
        <w:left w:val="none" w:sz="0" w:space="0" w:color="auto"/>
        <w:bottom w:val="none" w:sz="0" w:space="0" w:color="auto"/>
        <w:right w:val="none" w:sz="0" w:space="0" w:color="auto"/>
      </w:divBdr>
    </w:div>
    <w:div w:id="1198348708">
      <w:bodyDiv w:val="1"/>
      <w:marLeft w:val="0"/>
      <w:marRight w:val="0"/>
      <w:marTop w:val="0"/>
      <w:marBottom w:val="0"/>
      <w:divBdr>
        <w:top w:val="none" w:sz="0" w:space="0" w:color="auto"/>
        <w:left w:val="none" w:sz="0" w:space="0" w:color="auto"/>
        <w:bottom w:val="none" w:sz="0" w:space="0" w:color="auto"/>
        <w:right w:val="none" w:sz="0" w:space="0" w:color="auto"/>
      </w:divBdr>
    </w:div>
    <w:div w:id="1243642029">
      <w:bodyDiv w:val="1"/>
      <w:marLeft w:val="0"/>
      <w:marRight w:val="0"/>
      <w:marTop w:val="0"/>
      <w:marBottom w:val="0"/>
      <w:divBdr>
        <w:top w:val="none" w:sz="0" w:space="0" w:color="auto"/>
        <w:left w:val="none" w:sz="0" w:space="0" w:color="auto"/>
        <w:bottom w:val="none" w:sz="0" w:space="0" w:color="auto"/>
        <w:right w:val="none" w:sz="0" w:space="0" w:color="auto"/>
      </w:divBdr>
    </w:div>
    <w:div w:id="1293051075">
      <w:bodyDiv w:val="1"/>
      <w:marLeft w:val="0"/>
      <w:marRight w:val="0"/>
      <w:marTop w:val="0"/>
      <w:marBottom w:val="0"/>
      <w:divBdr>
        <w:top w:val="none" w:sz="0" w:space="0" w:color="auto"/>
        <w:left w:val="none" w:sz="0" w:space="0" w:color="auto"/>
        <w:bottom w:val="none" w:sz="0" w:space="0" w:color="auto"/>
        <w:right w:val="none" w:sz="0" w:space="0" w:color="auto"/>
      </w:divBdr>
    </w:div>
    <w:div w:id="1454131588">
      <w:bodyDiv w:val="1"/>
      <w:marLeft w:val="0"/>
      <w:marRight w:val="0"/>
      <w:marTop w:val="0"/>
      <w:marBottom w:val="0"/>
      <w:divBdr>
        <w:top w:val="none" w:sz="0" w:space="0" w:color="auto"/>
        <w:left w:val="none" w:sz="0" w:space="0" w:color="auto"/>
        <w:bottom w:val="none" w:sz="0" w:space="0" w:color="auto"/>
        <w:right w:val="none" w:sz="0" w:space="0" w:color="auto"/>
      </w:divBdr>
    </w:div>
    <w:div w:id="1470514773">
      <w:bodyDiv w:val="1"/>
      <w:marLeft w:val="0"/>
      <w:marRight w:val="0"/>
      <w:marTop w:val="0"/>
      <w:marBottom w:val="0"/>
      <w:divBdr>
        <w:top w:val="none" w:sz="0" w:space="0" w:color="auto"/>
        <w:left w:val="none" w:sz="0" w:space="0" w:color="auto"/>
        <w:bottom w:val="none" w:sz="0" w:space="0" w:color="auto"/>
        <w:right w:val="none" w:sz="0" w:space="0" w:color="auto"/>
      </w:divBdr>
    </w:div>
    <w:div w:id="1545217379">
      <w:bodyDiv w:val="1"/>
      <w:marLeft w:val="0"/>
      <w:marRight w:val="0"/>
      <w:marTop w:val="0"/>
      <w:marBottom w:val="0"/>
      <w:divBdr>
        <w:top w:val="none" w:sz="0" w:space="0" w:color="auto"/>
        <w:left w:val="none" w:sz="0" w:space="0" w:color="auto"/>
        <w:bottom w:val="none" w:sz="0" w:space="0" w:color="auto"/>
        <w:right w:val="none" w:sz="0" w:space="0" w:color="auto"/>
      </w:divBdr>
    </w:div>
    <w:div w:id="1554848853">
      <w:bodyDiv w:val="1"/>
      <w:marLeft w:val="0"/>
      <w:marRight w:val="0"/>
      <w:marTop w:val="0"/>
      <w:marBottom w:val="0"/>
      <w:divBdr>
        <w:top w:val="none" w:sz="0" w:space="0" w:color="auto"/>
        <w:left w:val="none" w:sz="0" w:space="0" w:color="auto"/>
        <w:bottom w:val="none" w:sz="0" w:space="0" w:color="auto"/>
        <w:right w:val="none" w:sz="0" w:space="0" w:color="auto"/>
      </w:divBdr>
    </w:div>
    <w:div w:id="1586963202">
      <w:bodyDiv w:val="1"/>
      <w:marLeft w:val="0"/>
      <w:marRight w:val="0"/>
      <w:marTop w:val="0"/>
      <w:marBottom w:val="0"/>
      <w:divBdr>
        <w:top w:val="none" w:sz="0" w:space="0" w:color="auto"/>
        <w:left w:val="none" w:sz="0" w:space="0" w:color="auto"/>
        <w:bottom w:val="none" w:sz="0" w:space="0" w:color="auto"/>
        <w:right w:val="none" w:sz="0" w:space="0" w:color="auto"/>
      </w:divBdr>
    </w:div>
    <w:div w:id="1603801556">
      <w:bodyDiv w:val="1"/>
      <w:marLeft w:val="0"/>
      <w:marRight w:val="0"/>
      <w:marTop w:val="0"/>
      <w:marBottom w:val="0"/>
      <w:divBdr>
        <w:top w:val="none" w:sz="0" w:space="0" w:color="auto"/>
        <w:left w:val="none" w:sz="0" w:space="0" w:color="auto"/>
        <w:bottom w:val="none" w:sz="0" w:space="0" w:color="auto"/>
        <w:right w:val="none" w:sz="0" w:space="0" w:color="auto"/>
      </w:divBdr>
    </w:div>
    <w:div w:id="1630936984">
      <w:bodyDiv w:val="1"/>
      <w:marLeft w:val="0"/>
      <w:marRight w:val="0"/>
      <w:marTop w:val="0"/>
      <w:marBottom w:val="0"/>
      <w:divBdr>
        <w:top w:val="none" w:sz="0" w:space="0" w:color="auto"/>
        <w:left w:val="none" w:sz="0" w:space="0" w:color="auto"/>
        <w:bottom w:val="none" w:sz="0" w:space="0" w:color="auto"/>
        <w:right w:val="none" w:sz="0" w:space="0" w:color="auto"/>
      </w:divBdr>
    </w:div>
    <w:div w:id="1658219402">
      <w:bodyDiv w:val="1"/>
      <w:marLeft w:val="0"/>
      <w:marRight w:val="0"/>
      <w:marTop w:val="0"/>
      <w:marBottom w:val="0"/>
      <w:divBdr>
        <w:top w:val="none" w:sz="0" w:space="0" w:color="auto"/>
        <w:left w:val="none" w:sz="0" w:space="0" w:color="auto"/>
        <w:bottom w:val="none" w:sz="0" w:space="0" w:color="auto"/>
        <w:right w:val="none" w:sz="0" w:space="0" w:color="auto"/>
      </w:divBdr>
    </w:div>
    <w:div w:id="1658993471">
      <w:bodyDiv w:val="1"/>
      <w:marLeft w:val="0"/>
      <w:marRight w:val="0"/>
      <w:marTop w:val="0"/>
      <w:marBottom w:val="0"/>
      <w:divBdr>
        <w:top w:val="none" w:sz="0" w:space="0" w:color="auto"/>
        <w:left w:val="none" w:sz="0" w:space="0" w:color="auto"/>
        <w:bottom w:val="none" w:sz="0" w:space="0" w:color="auto"/>
        <w:right w:val="none" w:sz="0" w:space="0" w:color="auto"/>
      </w:divBdr>
    </w:div>
    <w:div w:id="1740903449">
      <w:bodyDiv w:val="1"/>
      <w:marLeft w:val="0"/>
      <w:marRight w:val="0"/>
      <w:marTop w:val="0"/>
      <w:marBottom w:val="0"/>
      <w:divBdr>
        <w:top w:val="none" w:sz="0" w:space="0" w:color="auto"/>
        <w:left w:val="none" w:sz="0" w:space="0" w:color="auto"/>
        <w:bottom w:val="none" w:sz="0" w:space="0" w:color="auto"/>
        <w:right w:val="none" w:sz="0" w:space="0" w:color="auto"/>
      </w:divBdr>
    </w:div>
    <w:div w:id="1803234302">
      <w:bodyDiv w:val="1"/>
      <w:marLeft w:val="0"/>
      <w:marRight w:val="0"/>
      <w:marTop w:val="0"/>
      <w:marBottom w:val="0"/>
      <w:divBdr>
        <w:top w:val="none" w:sz="0" w:space="0" w:color="auto"/>
        <w:left w:val="none" w:sz="0" w:space="0" w:color="auto"/>
        <w:bottom w:val="none" w:sz="0" w:space="0" w:color="auto"/>
        <w:right w:val="none" w:sz="0" w:space="0" w:color="auto"/>
      </w:divBdr>
    </w:div>
    <w:div w:id="1830634154">
      <w:bodyDiv w:val="1"/>
      <w:marLeft w:val="0"/>
      <w:marRight w:val="0"/>
      <w:marTop w:val="0"/>
      <w:marBottom w:val="0"/>
      <w:divBdr>
        <w:top w:val="none" w:sz="0" w:space="0" w:color="auto"/>
        <w:left w:val="none" w:sz="0" w:space="0" w:color="auto"/>
        <w:bottom w:val="none" w:sz="0" w:space="0" w:color="auto"/>
        <w:right w:val="none" w:sz="0" w:space="0" w:color="auto"/>
      </w:divBdr>
    </w:div>
    <w:div w:id="1832603878">
      <w:bodyDiv w:val="1"/>
      <w:marLeft w:val="0"/>
      <w:marRight w:val="0"/>
      <w:marTop w:val="0"/>
      <w:marBottom w:val="0"/>
      <w:divBdr>
        <w:top w:val="none" w:sz="0" w:space="0" w:color="auto"/>
        <w:left w:val="none" w:sz="0" w:space="0" w:color="auto"/>
        <w:bottom w:val="none" w:sz="0" w:space="0" w:color="auto"/>
        <w:right w:val="none" w:sz="0" w:space="0" w:color="auto"/>
      </w:divBdr>
    </w:div>
    <w:div w:id="1957636510">
      <w:bodyDiv w:val="1"/>
      <w:marLeft w:val="0"/>
      <w:marRight w:val="0"/>
      <w:marTop w:val="0"/>
      <w:marBottom w:val="0"/>
      <w:divBdr>
        <w:top w:val="none" w:sz="0" w:space="0" w:color="auto"/>
        <w:left w:val="none" w:sz="0" w:space="0" w:color="auto"/>
        <w:bottom w:val="none" w:sz="0" w:space="0" w:color="auto"/>
        <w:right w:val="none" w:sz="0" w:space="0" w:color="auto"/>
      </w:divBdr>
    </w:div>
    <w:div w:id="2055035606">
      <w:bodyDiv w:val="1"/>
      <w:marLeft w:val="0"/>
      <w:marRight w:val="0"/>
      <w:marTop w:val="0"/>
      <w:marBottom w:val="0"/>
      <w:divBdr>
        <w:top w:val="none" w:sz="0" w:space="0" w:color="auto"/>
        <w:left w:val="none" w:sz="0" w:space="0" w:color="auto"/>
        <w:bottom w:val="none" w:sz="0" w:space="0" w:color="auto"/>
        <w:right w:val="none" w:sz="0" w:space="0" w:color="auto"/>
      </w:divBdr>
    </w:div>
    <w:div w:id="205784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67C433-CC2F-4C37-891F-45F61F08B4A6}">
  <ds:schemaRefs>
    <ds:schemaRef ds:uri="http://schemas.openxmlformats.org/officeDocument/2006/bibliography"/>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3356</Words>
  <Characters>18292</Characters>
  <Application>Microsoft Office Word</Application>
  <DocSecurity>0</DocSecurity>
  <Lines>508</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Anahita</cp:lastModifiedBy>
  <cp:revision>3</cp:revision>
  <dcterms:created xsi:type="dcterms:W3CDTF">2024-12-11T09:52:00Z</dcterms:created>
  <dcterms:modified xsi:type="dcterms:W3CDTF">2024-12-12T09:28:00Z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MSIP_Label_defa4170-0d19-0005-0004-bc88714345d2_Enabled">
    <vt:lpwstr>true</vt:lpwstr>
  </property>
  <property fmtid="{D5CDD505-2E9C-101B-9397-08002B2CF9AE}" pid="4" name="MSIP_Label_defa4170-0d19-0005-0004-bc88714345d2_SetDate">
    <vt:lpwstr>2023-07-26T01:37:11Z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acf202bf-03f4-4863-a411-955ae74956f6</vt:lpwstr>
  </property>
  <property fmtid="{D5CDD505-2E9C-101B-9397-08002B2CF9AE}" pid="8" name="MSIP_Label_defa4170-0d19-0005-0004-bc88714345d2_ActionId">
    <vt:lpwstr>8c8fa19d-b0bf-436e-b9f9-7862d7d6c9f5</vt:lpwstr>
  </property>
  <property fmtid="{D5CDD505-2E9C-101B-9397-08002B2CF9AE}" pid="9" name="MSIP_Label_defa4170-0d19-0005-0004-bc88714345d2_ContentBits">
    <vt:lpwstr>0</vt:lpwstr>
  </property>
  <property fmtid="{D5CDD505-2E9C-101B-9397-08002B2CF9AE}" pid="10" name="GrammarlyDocumentId">
    <vt:lpwstr>c6eb548eefc924b3c279aacb9791cc89fa418e52ae57ed47276c71a866713c30</vt:lpwstr>
  </property>
</Properties>
</file>